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D8A7" w14:textId="47F2A478" w:rsidR="002362F3" w:rsidRPr="008E7ACD" w:rsidRDefault="002362F3" w:rsidP="008E7ACD">
      <w:pPr>
        <w:rPr>
          <w:sz w:val="20"/>
          <w:szCs w:val="20"/>
        </w:rPr>
      </w:pPr>
      <w:r w:rsidRPr="008E7ACD">
        <w:rPr>
          <w:sz w:val="20"/>
          <w:szCs w:val="20"/>
        </w:rPr>
        <w:t>NON-EMPLOYEE ONBOARDING AND CHANGEBOARDING BULK PROCESS</w:t>
      </w:r>
    </w:p>
    <w:p w14:paraId="07996113" w14:textId="74D22EFE" w:rsidR="002362F3" w:rsidRPr="008E7ACD" w:rsidRDefault="002362F3" w:rsidP="002362F3">
      <w:pPr>
        <w:pStyle w:val="ListParagraph"/>
        <w:numPr>
          <w:ilvl w:val="0"/>
          <w:numId w:val="1"/>
        </w:numPr>
        <w:rPr>
          <w:sz w:val="20"/>
          <w:szCs w:val="20"/>
        </w:rPr>
      </w:pPr>
      <w:r w:rsidRPr="008E7ACD">
        <w:rPr>
          <w:sz w:val="20"/>
          <w:szCs w:val="20"/>
        </w:rPr>
        <w:t xml:space="preserve">Materials: </w:t>
      </w:r>
    </w:p>
    <w:p w14:paraId="508F65D9" w14:textId="7EA8217E" w:rsidR="00F43F55" w:rsidRPr="008E7ACD" w:rsidRDefault="00F43F55" w:rsidP="00F43F55">
      <w:pPr>
        <w:pStyle w:val="ListParagraph"/>
        <w:numPr>
          <w:ilvl w:val="1"/>
          <w:numId w:val="1"/>
        </w:numPr>
        <w:rPr>
          <w:sz w:val="20"/>
          <w:szCs w:val="20"/>
        </w:rPr>
      </w:pPr>
      <w:hyperlink r:id="rId8" w:history="1">
        <w:r w:rsidRPr="008E7ACD">
          <w:rPr>
            <w:rStyle w:val="Hyperlink"/>
            <w:sz w:val="20"/>
            <w:szCs w:val="20"/>
          </w:rPr>
          <w:t>NNE onboarding form</w:t>
        </w:r>
      </w:hyperlink>
    </w:p>
    <w:p w14:paraId="0A379ED3" w14:textId="16A12D24" w:rsidR="00F43F55" w:rsidRPr="008E7ACD" w:rsidRDefault="00F43F55" w:rsidP="00F43F55">
      <w:pPr>
        <w:pStyle w:val="ListParagraph"/>
        <w:numPr>
          <w:ilvl w:val="1"/>
          <w:numId w:val="1"/>
        </w:numPr>
        <w:rPr>
          <w:sz w:val="20"/>
          <w:szCs w:val="20"/>
        </w:rPr>
      </w:pPr>
      <w:hyperlink r:id="rId9" w:history="1">
        <w:r w:rsidRPr="008E7ACD">
          <w:rPr>
            <w:rStyle w:val="Hyperlink"/>
            <w:sz w:val="20"/>
            <w:szCs w:val="20"/>
          </w:rPr>
          <w:t>NNE changeboarding form</w:t>
        </w:r>
      </w:hyperlink>
    </w:p>
    <w:p w14:paraId="5C578465" w14:textId="7136F710" w:rsidR="00F43F55" w:rsidRPr="008E7ACD" w:rsidRDefault="00F43F55" w:rsidP="00F43F55">
      <w:pPr>
        <w:pStyle w:val="ListParagraph"/>
        <w:numPr>
          <w:ilvl w:val="0"/>
          <w:numId w:val="1"/>
        </w:numPr>
        <w:rPr>
          <w:sz w:val="20"/>
          <w:szCs w:val="20"/>
        </w:rPr>
      </w:pPr>
      <w:r w:rsidRPr="008E7ACD">
        <w:rPr>
          <w:sz w:val="20"/>
          <w:szCs w:val="20"/>
        </w:rPr>
        <w:t>Process from users perspective</w:t>
      </w:r>
    </w:p>
    <w:p w14:paraId="319000A9" w14:textId="0E4177C5" w:rsidR="00F43F55" w:rsidRPr="008E7ACD" w:rsidRDefault="00F43F55" w:rsidP="00F43F55">
      <w:pPr>
        <w:pStyle w:val="ListParagraph"/>
        <w:numPr>
          <w:ilvl w:val="1"/>
          <w:numId w:val="1"/>
        </w:numPr>
        <w:rPr>
          <w:sz w:val="20"/>
          <w:szCs w:val="20"/>
        </w:rPr>
      </w:pPr>
      <w:r w:rsidRPr="61BDCE07">
        <w:rPr>
          <w:sz w:val="20"/>
          <w:szCs w:val="20"/>
        </w:rPr>
        <w:t xml:space="preserve">Permissed users (group managers/NH Link) navigate to {insert </w:t>
      </w:r>
      <w:commentRangeStart w:id="0"/>
      <w:commentRangeStart w:id="1"/>
      <w:r w:rsidRPr="61BDCE07">
        <w:rPr>
          <w:sz w:val="20"/>
          <w:szCs w:val="20"/>
        </w:rPr>
        <w:t>link</w:t>
      </w:r>
      <w:commentRangeEnd w:id="0"/>
      <w:r w:rsidRPr="61BDCE07">
        <w:rPr>
          <w:rStyle w:val="CommentReference"/>
          <w:sz w:val="20"/>
          <w:szCs w:val="20"/>
        </w:rPr>
        <w:commentReference w:id="0"/>
      </w:r>
      <w:commentRangeEnd w:id="1"/>
      <w:r w:rsidRPr="61BDCE07">
        <w:rPr>
          <w:rStyle w:val="CommentReference"/>
          <w:sz w:val="20"/>
          <w:szCs w:val="20"/>
        </w:rPr>
        <w:commentReference w:id="1"/>
      </w:r>
      <w:r w:rsidRPr="61BDCE07">
        <w:rPr>
          <w:sz w:val="20"/>
          <w:szCs w:val="20"/>
        </w:rPr>
        <w:t>}</w:t>
      </w:r>
    </w:p>
    <w:p w14:paraId="0BC96AEF" w14:textId="59666393" w:rsidR="00F43F55" w:rsidRPr="008E7ACD" w:rsidRDefault="00F43F55" w:rsidP="00F43F55">
      <w:pPr>
        <w:pStyle w:val="ListParagraph"/>
        <w:numPr>
          <w:ilvl w:val="1"/>
          <w:numId w:val="1"/>
        </w:numPr>
        <w:rPr>
          <w:sz w:val="20"/>
          <w:szCs w:val="20"/>
        </w:rPr>
      </w:pPr>
      <w:r w:rsidRPr="008E7ACD">
        <w:rPr>
          <w:sz w:val="20"/>
          <w:szCs w:val="20"/>
        </w:rPr>
        <w:t>They upload the file.</w:t>
      </w:r>
    </w:p>
    <w:p w14:paraId="34BBC4C6" w14:textId="77777777" w:rsidR="00F43F55" w:rsidRPr="008E7ACD" w:rsidRDefault="00F43F55" w:rsidP="00F43F55">
      <w:pPr>
        <w:pStyle w:val="ListParagraph"/>
        <w:numPr>
          <w:ilvl w:val="1"/>
          <w:numId w:val="1"/>
        </w:numPr>
        <w:rPr>
          <w:sz w:val="20"/>
          <w:szCs w:val="20"/>
        </w:rPr>
      </w:pPr>
      <w:r w:rsidRPr="008E7ACD">
        <w:rPr>
          <w:sz w:val="20"/>
          <w:szCs w:val="20"/>
        </w:rPr>
        <w:t>They are notified</w:t>
      </w:r>
    </w:p>
    <w:p w14:paraId="5FBDDEB9" w14:textId="77777777" w:rsidR="00F43F55" w:rsidRPr="008E7ACD" w:rsidRDefault="00F43F55" w:rsidP="00F43F55">
      <w:pPr>
        <w:pStyle w:val="ListParagraph"/>
        <w:numPr>
          <w:ilvl w:val="2"/>
          <w:numId w:val="1"/>
        </w:numPr>
        <w:rPr>
          <w:sz w:val="20"/>
          <w:szCs w:val="20"/>
        </w:rPr>
      </w:pPr>
      <w:r w:rsidRPr="008E7ACD">
        <w:rPr>
          <w:sz w:val="20"/>
          <w:szCs w:val="20"/>
        </w:rPr>
        <w:t xml:space="preserve">If successful, they receive EMAIL </w:t>
      </w:r>
      <w:commentRangeStart w:id="2"/>
      <w:commentRangeStart w:id="3"/>
      <w:r w:rsidRPr="008E7ACD">
        <w:rPr>
          <w:sz w:val="20"/>
          <w:szCs w:val="20"/>
        </w:rPr>
        <w:t>NOTIFICATION</w:t>
      </w:r>
      <w:commentRangeEnd w:id="2"/>
      <w:r w:rsidRPr="008E7ACD">
        <w:rPr>
          <w:rStyle w:val="CommentReference"/>
          <w:sz w:val="20"/>
          <w:szCs w:val="20"/>
        </w:rPr>
        <w:commentReference w:id="2"/>
      </w:r>
      <w:commentRangeEnd w:id="3"/>
      <w:r w:rsidRPr="008E7ACD">
        <w:rPr>
          <w:rStyle w:val="CommentReference"/>
          <w:sz w:val="20"/>
          <w:szCs w:val="20"/>
        </w:rPr>
        <w:commentReference w:id="3"/>
      </w:r>
      <w:r w:rsidRPr="008E7ACD">
        <w:rPr>
          <w:sz w:val="20"/>
          <w:szCs w:val="20"/>
        </w:rPr>
        <w:t xml:space="preserve"> A.</w:t>
      </w:r>
    </w:p>
    <w:p w14:paraId="4C48F5AD" w14:textId="13AD8349" w:rsidR="00F43F55" w:rsidRPr="008E7ACD" w:rsidRDefault="00F43F55" w:rsidP="00F43F55">
      <w:pPr>
        <w:pStyle w:val="ListParagraph"/>
        <w:numPr>
          <w:ilvl w:val="2"/>
          <w:numId w:val="1"/>
        </w:numPr>
        <w:rPr>
          <w:sz w:val="20"/>
          <w:szCs w:val="20"/>
        </w:rPr>
      </w:pPr>
      <w:r w:rsidRPr="008E7ACD">
        <w:rPr>
          <w:sz w:val="20"/>
          <w:szCs w:val="20"/>
        </w:rPr>
        <w:t>If unsuccessful, they receive EMAIL NOTIFICATION B.</w:t>
      </w:r>
    </w:p>
    <w:p w14:paraId="6C5D237C" w14:textId="4A9A3E46" w:rsidR="00F43F55" w:rsidRPr="008E7ACD" w:rsidRDefault="00F43F55" w:rsidP="00F43F55">
      <w:pPr>
        <w:pStyle w:val="ListParagraph"/>
        <w:numPr>
          <w:ilvl w:val="0"/>
          <w:numId w:val="1"/>
        </w:numPr>
        <w:rPr>
          <w:sz w:val="20"/>
          <w:szCs w:val="20"/>
        </w:rPr>
      </w:pPr>
      <w:r w:rsidRPr="008E7ACD">
        <w:rPr>
          <w:sz w:val="20"/>
          <w:szCs w:val="20"/>
        </w:rPr>
        <w:t>Process</w:t>
      </w:r>
      <w:r w:rsidR="00814449" w:rsidRPr="008E7ACD">
        <w:rPr>
          <w:sz w:val="20"/>
          <w:szCs w:val="20"/>
        </w:rPr>
        <w:t xml:space="preserve"> from technical perspective.</w:t>
      </w:r>
    </w:p>
    <w:p w14:paraId="21AC6B97" w14:textId="460CB042" w:rsidR="00814449" w:rsidRPr="008E7ACD" w:rsidRDefault="00814449" w:rsidP="00814449">
      <w:pPr>
        <w:pStyle w:val="ListParagraph"/>
        <w:numPr>
          <w:ilvl w:val="1"/>
          <w:numId w:val="1"/>
        </w:numPr>
        <w:rPr>
          <w:sz w:val="20"/>
          <w:szCs w:val="20"/>
        </w:rPr>
      </w:pPr>
      <w:r w:rsidRPr="008E7ACD">
        <w:rPr>
          <w:sz w:val="20"/>
          <w:szCs w:val="20"/>
        </w:rPr>
        <w:t xml:space="preserve">RunRuleTask is </w:t>
      </w:r>
      <w:r w:rsidR="005F6C1A" w:rsidRPr="008E7ACD">
        <w:rPr>
          <w:sz w:val="20"/>
          <w:szCs w:val="20"/>
        </w:rPr>
        <w:t>run</w:t>
      </w:r>
      <w:r w:rsidRPr="008E7ACD">
        <w:rPr>
          <w:sz w:val="20"/>
          <w:szCs w:val="20"/>
        </w:rPr>
        <w:t xml:space="preserve"> every 30 minutes, monitoring for content in {insert link}</w:t>
      </w:r>
    </w:p>
    <w:p w14:paraId="059A819A" w14:textId="76D918CF" w:rsidR="00814449" w:rsidRPr="008E7ACD" w:rsidRDefault="00814449" w:rsidP="00814449">
      <w:pPr>
        <w:pStyle w:val="ListParagraph"/>
        <w:numPr>
          <w:ilvl w:val="1"/>
          <w:numId w:val="1"/>
        </w:numPr>
        <w:rPr>
          <w:sz w:val="20"/>
          <w:szCs w:val="20"/>
        </w:rPr>
      </w:pPr>
      <w:r w:rsidRPr="008E7ACD">
        <w:rPr>
          <w:sz w:val="20"/>
          <w:szCs w:val="20"/>
        </w:rPr>
        <w:t>For each content item at the location, do the following:</w:t>
      </w:r>
    </w:p>
    <w:p w14:paraId="7FFBA1A5" w14:textId="0D84F99F" w:rsidR="00814449" w:rsidRPr="008E7ACD" w:rsidRDefault="00814449" w:rsidP="00814449">
      <w:pPr>
        <w:pStyle w:val="ListParagraph"/>
        <w:numPr>
          <w:ilvl w:val="2"/>
          <w:numId w:val="1"/>
        </w:numPr>
        <w:rPr>
          <w:sz w:val="20"/>
          <w:szCs w:val="20"/>
        </w:rPr>
      </w:pPr>
      <w:r w:rsidRPr="2BF8C4E0">
        <w:rPr>
          <w:sz w:val="20"/>
          <w:szCs w:val="20"/>
        </w:rPr>
        <w:t>Confirm that the content is a csv file.</w:t>
      </w:r>
    </w:p>
    <w:p w14:paraId="4CB4C4A9" w14:textId="7506DB57" w:rsidR="317883DC" w:rsidRDefault="317883DC" w:rsidP="2BF8C4E0">
      <w:pPr>
        <w:pStyle w:val="ListParagraph"/>
        <w:numPr>
          <w:ilvl w:val="2"/>
          <w:numId w:val="1"/>
        </w:numPr>
        <w:rPr>
          <w:sz w:val="20"/>
          <w:szCs w:val="20"/>
        </w:rPr>
      </w:pPr>
      <w:r w:rsidRPr="2BF8C4E0">
        <w:rPr>
          <w:sz w:val="20"/>
          <w:szCs w:val="20"/>
        </w:rPr>
        <w:t>Record the file name.</w:t>
      </w:r>
    </w:p>
    <w:p w14:paraId="5C3F25EF" w14:textId="7FBF8F6A" w:rsidR="273FDA74" w:rsidRDefault="273FDA74" w:rsidP="61BDCE07">
      <w:pPr>
        <w:pStyle w:val="ListParagraph"/>
        <w:numPr>
          <w:ilvl w:val="2"/>
          <w:numId w:val="1"/>
        </w:numPr>
        <w:rPr>
          <w:b/>
          <w:bCs/>
          <w:sz w:val="20"/>
          <w:szCs w:val="20"/>
        </w:rPr>
      </w:pPr>
      <w:r w:rsidRPr="61BDCE07">
        <w:rPr>
          <w:b/>
          <w:bCs/>
          <w:sz w:val="20"/>
          <w:szCs w:val="20"/>
        </w:rPr>
        <w:t>Record who is the requestor, by gathering the corpid stored in cell A2</w:t>
      </w:r>
    </w:p>
    <w:p w14:paraId="775A62F5" w14:textId="6B7126DD" w:rsidR="002D54BD" w:rsidRPr="008E7ACD" w:rsidRDefault="003E65B2" w:rsidP="002D54BD">
      <w:pPr>
        <w:pStyle w:val="ListParagraph"/>
        <w:numPr>
          <w:ilvl w:val="2"/>
          <w:numId w:val="1"/>
        </w:numPr>
        <w:rPr>
          <w:sz w:val="20"/>
          <w:szCs w:val="20"/>
        </w:rPr>
      </w:pPr>
      <w:r w:rsidRPr="008E7ACD">
        <w:rPr>
          <w:sz w:val="20"/>
          <w:szCs w:val="20"/>
        </w:rPr>
        <w:t>Create two arrayList’s: errorArrayList, recordArrayList</w:t>
      </w:r>
    </w:p>
    <w:p w14:paraId="0FC0E59D" w14:textId="636438DA" w:rsidR="002D54BD" w:rsidRPr="008E7ACD" w:rsidRDefault="002D54BD" w:rsidP="002D54BD">
      <w:pPr>
        <w:pStyle w:val="ListParagraph"/>
        <w:numPr>
          <w:ilvl w:val="2"/>
          <w:numId w:val="1"/>
        </w:numPr>
        <w:rPr>
          <w:sz w:val="20"/>
          <w:szCs w:val="20"/>
        </w:rPr>
      </w:pPr>
      <w:r w:rsidRPr="2BF8C4E0">
        <w:rPr>
          <w:sz w:val="20"/>
          <w:szCs w:val="20"/>
        </w:rPr>
        <w:t>Read the header</w:t>
      </w:r>
      <w:r w:rsidR="00081FC2" w:rsidRPr="2BF8C4E0">
        <w:rPr>
          <w:sz w:val="20"/>
          <w:szCs w:val="20"/>
        </w:rPr>
        <w:t xml:space="preserve"> to determine if the file is for </w:t>
      </w:r>
      <w:r w:rsidR="00D83717" w:rsidRPr="2BF8C4E0">
        <w:rPr>
          <w:sz w:val="20"/>
          <w:szCs w:val="20"/>
        </w:rPr>
        <w:t>changeboarding</w:t>
      </w:r>
      <w:r w:rsidR="00081FC2" w:rsidRPr="2BF8C4E0">
        <w:rPr>
          <w:sz w:val="20"/>
          <w:szCs w:val="20"/>
        </w:rPr>
        <w:t xml:space="preserve"> or onboarding. If the </w:t>
      </w:r>
      <w:r w:rsidR="3298E781" w:rsidRPr="2BF8C4E0">
        <w:rPr>
          <w:sz w:val="20"/>
          <w:szCs w:val="20"/>
        </w:rPr>
        <w:t>second ae</w:t>
      </w:r>
      <w:r w:rsidR="00081FC2" w:rsidRPr="2BF8C4E0">
        <w:rPr>
          <w:sz w:val="20"/>
          <w:szCs w:val="20"/>
        </w:rPr>
        <w:t>value</w:t>
      </w:r>
      <w:ins w:id="4" w:author="Microsoft Word" w:date="2026-07-09T08:08:00Z" w16du:dateUtc="2026-07-09T15:08:00Z">
        <w:r w:rsidR="3298E781" w:rsidRPr="2BF8C4E0">
          <w:rPr>
            <w:sz w:val="20"/>
            <w:szCs w:val="20"/>
          </w:rPr>
          <w:t>s</w:t>
        </w:r>
        <w:r w:rsidR="00081FC2" w:rsidRPr="2BF8C4E0">
          <w:rPr>
            <w:sz w:val="20"/>
            <w:szCs w:val="20"/>
          </w:rPr>
          <w:t>value</w:t>
        </w:r>
      </w:ins>
      <w:r w:rsidR="00081FC2" w:rsidRPr="2BF8C4E0">
        <w:rPr>
          <w:sz w:val="20"/>
          <w:szCs w:val="20"/>
        </w:rPr>
        <w:t xml:space="preserve"> in the header is CORPID, it is a changeboarding task, otherwise it is an onboarding task.</w:t>
      </w:r>
    </w:p>
    <w:p w14:paraId="74427A96" w14:textId="16953901" w:rsidR="00814449" w:rsidRPr="008E7ACD" w:rsidRDefault="00814449" w:rsidP="00814449">
      <w:pPr>
        <w:pStyle w:val="ListParagraph"/>
        <w:numPr>
          <w:ilvl w:val="2"/>
          <w:numId w:val="1"/>
        </w:numPr>
        <w:rPr>
          <w:sz w:val="20"/>
          <w:szCs w:val="20"/>
        </w:rPr>
      </w:pPr>
      <w:r w:rsidRPr="008E7ACD">
        <w:rPr>
          <w:sz w:val="20"/>
          <w:szCs w:val="20"/>
        </w:rPr>
        <w:t>Begin tabulation</w:t>
      </w:r>
    </w:p>
    <w:p w14:paraId="43F58BD4" w14:textId="3A62AA2E" w:rsidR="00814449" w:rsidRPr="008E7ACD" w:rsidRDefault="00814449" w:rsidP="00814449">
      <w:pPr>
        <w:pStyle w:val="ListParagraph"/>
        <w:numPr>
          <w:ilvl w:val="3"/>
          <w:numId w:val="1"/>
        </w:numPr>
        <w:rPr>
          <w:sz w:val="20"/>
          <w:szCs w:val="20"/>
        </w:rPr>
      </w:pPr>
      <w:r w:rsidRPr="008E7ACD">
        <w:rPr>
          <w:sz w:val="20"/>
          <w:szCs w:val="20"/>
        </w:rPr>
        <w:t>Initialize an array to record errors called errorArray</w:t>
      </w:r>
    </w:p>
    <w:p w14:paraId="5482EBC2" w14:textId="6B2EC383" w:rsidR="00814449" w:rsidRPr="008E7ACD" w:rsidRDefault="00814449" w:rsidP="00814449">
      <w:pPr>
        <w:pStyle w:val="ListParagraph"/>
        <w:numPr>
          <w:ilvl w:val="3"/>
          <w:numId w:val="1"/>
        </w:numPr>
        <w:rPr>
          <w:sz w:val="20"/>
          <w:szCs w:val="20"/>
        </w:rPr>
      </w:pPr>
      <w:r w:rsidRPr="008E7ACD">
        <w:rPr>
          <w:sz w:val="20"/>
          <w:szCs w:val="20"/>
        </w:rPr>
        <w:t>Record each field in a temporary array called recordArray</w:t>
      </w:r>
    </w:p>
    <w:p w14:paraId="0B1253B5" w14:textId="7CE765FA" w:rsidR="00814449" w:rsidRPr="008E7ACD" w:rsidRDefault="00814449" w:rsidP="00814449">
      <w:pPr>
        <w:pStyle w:val="ListParagraph"/>
        <w:numPr>
          <w:ilvl w:val="3"/>
          <w:numId w:val="1"/>
        </w:numPr>
        <w:rPr>
          <w:sz w:val="20"/>
          <w:szCs w:val="20"/>
        </w:rPr>
      </w:pPr>
      <w:r w:rsidRPr="008E7ACD">
        <w:rPr>
          <w:sz w:val="20"/>
          <w:szCs w:val="20"/>
        </w:rPr>
        <w:t xml:space="preserve">Send errorArray and recordArray to a </w:t>
      </w:r>
      <w:r w:rsidRPr="008E7ACD">
        <w:rPr>
          <w:b/>
          <w:bCs/>
          <w:sz w:val="20"/>
          <w:szCs w:val="20"/>
        </w:rPr>
        <w:t>validation function</w:t>
      </w:r>
      <w:r w:rsidRPr="008E7ACD">
        <w:rPr>
          <w:sz w:val="20"/>
          <w:szCs w:val="20"/>
        </w:rPr>
        <w:t xml:space="preserve">. The validation function returns </w:t>
      </w:r>
      <w:r w:rsidR="004F6174">
        <w:rPr>
          <w:sz w:val="20"/>
          <w:szCs w:val="20"/>
        </w:rPr>
        <w:t>to error array the personalEmai</w:t>
      </w:r>
      <w:r w:rsidR="006A71CD">
        <w:rPr>
          <w:sz w:val="20"/>
          <w:szCs w:val="20"/>
        </w:rPr>
        <w:t>l, and then each error as its only position in the array.</w:t>
      </w:r>
    </w:p>
    <w:p w14:paraId="72A2B7B4" w14:textId="50D0931C" w:rsidR="00814449" w:rsidRPr="008E7ACD" w:rsidRDefault="00814449" w:rsidP="00814449">
      <w:pPr>
        <w:pStyle w:val="ListParagraph"/>
        <w:numPr>
          <w:ilvl w:val="3"/>
          <w:numId w:val="1"/>
        </w:numPr>
        <w:rPr>
          <w:sz w:val="20"/>
          <w:szCs w:val="20"/>
        </w:rPr>
      </w:pPr>
      <w:r w:rsidRPr="008E7ACD">
        <w:rPr>
          <w:sz w:val="20"/>
          <w:szCs w:val="20"/>
        </w:rPr>
        <w:t>If errorArray is empty, append the record</w:t>
      </w:r>
      <w:r w:rsidR="008E5E2B" w:rsidRPr="008E7ACD">
        <w:rPr>
          <w:sz w:val="20"/>
          <w:szCs w:val="20"/>
        </w:rPr>
        <w:t>A</w:t>
      </w:r>
      <w:r w:rsidRPr="008E7ACD">
        <w:rPr>
          <w:sz w:val="20"/>
          <w:szCs w:val="20"/>
        </w:rPr>
        <w:t xml:space="preserve">rray to </w:t>
      </w:r>
      <w:r w:rsidR="00487E0D" w:rsidRPr="008E7ACD">
        <w:rPr>
          <w:sz w:val="20"/>
          <w:szCs w:val="20"/>
        </w:rPr>
        <w:t>recordArrayList</w:t>
      </w:r>
    </w:p>
    <w:p w14:paraId="595ADD08" w14:textId="72AE5B0A" w:rsidR="008E5E2B" w:rsidRPr="008E7ACD" w:rsidRDefault="008E5E2B" w:rsidP="00814449">
      <w:pPr>
        <w:pStyle w:val="ListParagraph"/>
        <w:numPr>
          <w:ilvl w:val="3"/>
          <w:numId w:val="1"/>
        </w:numPr>
        <w:rPr>
          <w:sz w:val="20"/>
          <w:szCs w:val="20"/>
        </w:rPr>
      </w:pPr>
      <w:r w:rsidRPr="008E7ACD">
        <w:rPr>
          <w:sz w:val="20"/>
          <w:szCs w:val="20"/>
        </w:rPr>
        <w:t>If errorArray is not empty, append the errorArray to errorArrayList</w:t>
      </w:r>
    </w:p>
    <w:p w14:paraId="6E15F929" w14:textId="60F41C96" w:rsidR="00B43302" w:rsidRDefault="004D0255" w:rsidP="00B43302">
      <w:pPr>
        <w:pStyle w:val="ListParagraph"/>
        <w:numPr>
          <w:ilvl w:val="2"/>
          <w:numId w:val="1"/>
        </w:numPr>
        <w:rPr>
          <w:sz w:val="20"/>
          <w:szCs w:val="20"/>
        </w:rPr>
      </w:pPr>
      <w:r>
        <w:rPr>
          <w:sz w:val="20"/>
          <w:szCs w:val="20"/>
        </w:rPr>
        <w:t xml:space="preserve">Send </w:t>
      </w:r>
      <w:r w:rsidR="00B43302">
        <w:rPr>
          <w:sz w:val="20"/>
          <w:szCs w:val="20"/>
        </w:rPr>
        <w:t>result emai</w:t>
      </w:r>
      <w:r w:rsidR="00D51311">
        <w:rPr>
          <w:sz w:val="20"/>
          <w:szCs w:val="20"/>
        </w:rPr>
        <w:t>l</w:t>
      </w:r>
    </w:p>
    <w:p w14:paraId="4F9E48B0" w14:textId="32BBEE98" w:rsidR="00B43302" w:rsidRDefault="00B43302" w:rsidP="00B43302">
      <w:pPr>
        <w:pStyle w:val="ListParagraph"/>
        <w:numPr>
          <w:ilvl w:val="3"/>
          <w:numId w:val="1"/>
        </w:numPr>
        <w:rPr>
          <w:sz w:val="20"/>
          <w:szCs w:val="20"/>
        </w:rPr>
      </w:pPr>
      <w:r>
        <w:rPr>
          <w:sz w:val="20"/>
          <w:szCs w:val="20"/>
        </w:rPr>
        <w:t xml:space="preserve">If </w:t>
      </w:r>
      <w:r w:rsidR="00CE487D">
        <w:rPr>
          <w:sz w:val="20"/>
          <w:szCs w:val="20"/>
        </w:rPr>
        <w:t>runRuleTask fails for any reason</w:t>
      </w:r>
    </w:p>
    <w:p w14:paraId="044D33FE" w14:textId="16FB70CB" w:rsidR="00C815FD" w:rsidRDefault="00C815FD" w:rsidP="2BF8C4E0">
      <w:pPr>
        <w:pStyle w:val="ListParagraph"/>
        <w:numPr>
          <w:ilvl w:val="4"/>
          <w:numId w:val="1"/>
        </w:numPr>
        <w:rPr>
          <w:sz w:val="20"/>
          <w:szCs w:val="20"/>
        </w:rPr>
      </w:pPr>
      <w:r w:rsidRPr="2BF8C4E0">
        <w:rPr>
          <w:sz w:val="20"/>
          <w:szCs w:val="20"/>
        </w:rPr>
        <w:t>Send EMAIL NOTIFICATION B</w:t>
      </w:r>
    </w:p>
    <w:p w14:paraId="419351FE" w14:textId="02471C03" w:rsidR="505AEECD" w:rsidRDefault="505AEECD" w:rsidP="2BF8C4E0">
      <w:pPr>
        <w:pStyle w:val="ListParagraph"/>
        <w:numPr>
          <w:ilvl w:val="5"/>
          <w:numId w:val="1"/>
        </w:numPr>
        <w:rPr>
          <w:sz w:val="20"/>
          <w:szCs w:val="20"/>
        </w:rPr>
      </w:pPr>
      <w:r w:rsidRPr="2BF8C4E0">
        <w:rPr>
          <w:sz w:val="20"/>
          <w:szCs w:val="20"/>
        </w:rPr>
        <w:t>If requestor is not sepcified, then send to IAM</w:t>
      </w:r>
    </w:p>
    <w:p w14:paraId="0ABA1679" w14:textId="592883FB" w:rsidR="00C56E01" w:rsidRPr="008E7ACD" w:rsidRDefault="004F7CE1" w:rsidP="004D0255">
      <w:pPr>
        <w:pStyle w:val="ListParagraph"/>
        <w:numPr>
          <w:ilvl w:val="3"/>
          <w:numId w:val="1"/>
        </w:numPr>
        <w:rPr>
          <w:sz w:val="20"/>
          <w:szCs w:val="20"/>
        </w:rPr>
      </w:pPr>
      <w:r w:rsidRPr="008E7ACD">
        <w:rPr>
          <w:sz w:val="20"/>
          <w:szCs w:val="20"/>
        </w:rPr>
        <w:t xml:space="preserve">If </w:t>
      </w:r>
      <w:r w:rsidR="00D51311">
        <w:rPr>
          <w:sz w:val="20"/>
          <w:szCs w:val="20"/>
        </w:rPr>
        <w:t>runRuleTask succeeds</w:t>
      </w:r>
    </w:p>
    <w:p w14:paraId="29B0CAA6" w14:textId="46B55F48" w:rsidR="00EF7D95" w:rsidRDefault="00C56E01" w:rsidP="004D0255">
      <w:pPr>
        <w:pStyle w:val="ListParagraph"/>
        <w:numPr>
          <w:ilvl w:val="4"/>
          <w:numId w:val="1"/>
        </w:numPr>
        <w:rPr>
          <w:sz w:val="20"/>
          <w:szCs w:val="20"/>
        </w:rPr>
      </w:pPr>
      <w:r w:rsidRPr="008E7ACD">
        <w:rPr>
          <w:sz w:val="20"/>
          <w:szCs w:val="20"/>
        </w:rPr>
        <w:t xml:space="preserve">Send EMAIL NOTIFICATION </w:t>
      </w:r>
      <w:r w:rsidR="00D85050">
        <w:rPr>
          <w:sz w:val="20"/>
          <w:szCs w:val="20"/>
        </w:rPr>
        <w:t>A</w:t>
      </w:r>
    </w:p>
    <w:p w14:paraId="4BC77EB9" w14:textId="4DE8FB2E" w:rsidR="00D51311" w:rsidRDefault="00D51311" w:rsidP="00D51311">
      <w:pPr>
        <w:pStyle w:val="ListParagraph"/>
        <w:numPr>
          <w:ilvl w:val="5"/>
          <w:numId w:val="1"/>
        </w:numPr>
        <w:rPr>
          <w:sz w:val="20"/>
          <w:szCs w:val="20"/>
        </w:rPr>
      </w:pPr>
      <w:r>
        <w:rPr>
          <w:sz w:val="20"/>
          <w:szCs w:val="20"/>
        </w:rPr>
        <w:t xml:space="preserve">Prepare successes by </w:t>
      </w:r>
      <w:r w:rsidR="00BD4F9B">
        <w:rPr>
          <w:sz w:val="20"/>
          <w:szCs w:val="20"/>
        </w:rPr>
        <w:t xml:space="preserve">iterating on </w:t>
      </w:r>
      <w:r w:rsidR="00C840DA">
        <w:rPr>
          <w:sz w:val="20"/>
          <w:szCs w:val="20"/>
        </w:rPr>
        <w:t xml:space="preserve">recordArrayList and </w:t>
      </w:r>
      <w:r w:rsidR="006C3108">
        <w:rPr>
          <w:sz w:val="20"/>
          <w:szCs w:val="20"/>
        </w:rPr>
        <w:t xml:space="preserve">appending </w:t>
      </w:r>
      <w:r w:rsidR="001E6748">
        <w:rPr>
          <w:sz w:val="20"/>
          <w:szCs w:val="20"/>
        </w:rPr>
        <w:t xml:space="preserve">personalEmail and a new line </w:t>
      </w:r>
      <w:r w:rsidR="001E6748" w:rsidRPr="006F68A0">
        <w:rPr>
          <w:b/>
          <w:bCs/>
          <w:sz w:val="20"/>
          <w:szCs w:val="20"/>
        </w:rPr>
        <w:t>(if corpID/UPN can be specified, include these too.</w:t>
      </w:r>
      <w:r w:rsidR="006F68A0" w:rsidRPr="006F68A0">
        <w:rPr>
          <w:b/>
          <w:bCs/>
          <w:sz w:val="20"/>
          <w:szCs w:val="20"/>
        </w:rPr>
        <w:t>)</w:t>
      </w:r>
    </w:p>
    <w:p w14:paraId="7CC02E4D" w14:textId="59619331" w:rsidR="001E6748" w:rsidRDefault="001E6748" w:rsidP="00D51311">
      <w:pPr>
        <w:pStyle w:val="ListParagraph"/>
        <w:numPr>
          <w:ilvl w:val="5"/>
          <w:numId w:val="1"/>
        </w:numPr>
        <w:rPr>
          <w:sz w:val="20"/>
          <w:szCs w:val="20"/>
        </w:rPr>
      </w:pPr>
      <w:r>
        <w:rPr>
          <w:sz w:val="20"/>
          <w:szCs w:val="20"/>
        </w:rPr>
        <w:t>Prepare failures by iterating on errorArrayList</w:t>
      </w:r>
      <w:r w:rsidR="00980DD7">
        <w:rPr>
          <w:sz w:val="20"/>
          <w:szCs w:val="20"/>
        </w:rPr>
        <w:t xml:space="preserve">, reviewing the </w:t>
      </w:r>
      <w:r w:rsidR="004D796E">
        <w:rPr>
          <w:sz w:val="20"/>
          <w:szCs w:val="20"/>
        </w:rPr>
        <w:t xml:space="preserve">array, and printing a line for each index of the </w:t>
      </w:r>
      <w:r w:rsidR="00D85050">
        <w:rPr>
          <w:sz w:val="20"/>
          <w:szCs w:val="20"/>
        </w:rPr>
        <w:t>array.</w:t>
      </w:r>
    </w:p>
    <w:p w14:paraId="56ADA8B0" w14:textId="3471107A" w:rsidR="00D85050" w:rsidRPr="008E7ACD" w:rsidRDefault="00D85050" w:rsidP="00D51311">
      <w:pPr>
        <w:pStyle w:val="ListParagraph"/>
        <w:numPr>
          <w:ilvl w:val="5"/>
          <w:numId w:val="1"/>
        </w:numPr>
        <w:rPr>
          <w:sz w:val="20"/>
          <w:szCs w:val="20"/>
        </w:rPr>
      </w:pPr>
      <w:r w:rsidRPr="2BF8C4E0">
        <w:rPr>
          <w:sz w:val="20"/>
          <w:szCs w:val="20"/>
        </w:rPr>
        <w:t xml:space="preserve">Pass these </w:t>
      </w:r>
      <w:r w:rsidR="7DD68108" w:rsidRPr="2BF8C4E0">
        <w:rPr>
          <w:sz w:val="20"/>
          <w:szCs w:val="20"/>
        </w:rPr>
        <w:t xml:space="preserve">to </w:t>
      </w:r>
      <w:r w:rsidRPr="2BF8C4E0">
        <w:rPr>
          <w:sz w:val="20"/>
          <w:szCs w:val="20"/>
        </w:rPr>
        <w:t xml:space="preserve">email generation logic. </w:t>
      </w:r>
    </w:p>
    <w:p w14:paraId="63CB5BCC" w14:textId="79A3AA79" w:rsidR="354F9B3D" w:rsidRDefault="354F9B3D" w:rsidP="2BF8C4E0">
      <w:pPr>
        <w:pStyle w:val="ListParagraph"/>
        <w:numPr>
          <w:ilvl w:val="2"/>
          <w:numId w:val="1"/>
        </w:numPr>
        <w:rPr>
          <w:sz w:val="20"/>
          <w:szCs w:val="20"/>
        </w:rPr>
      </w:pPr>
      <w:r w:rsidRPr="2BF8C4E0">
        <w:rPr>
          <w:sz w:val="20"/>
          <w:szCs w:val="20"/>
        </w:rPr>
        <w:t>Send values from recordArrayList  to insertion function.</w:t>
      </w:r>
    </w:p>
    <w:p w14:paraId="1E6A20CD" w14:textId="5E95E014" w:rsidR="00C34775" w:rsidRPr="008E7ACD" w:rsidRDefault="0025765D" w:rsidP="00C34775">
      <w:pPr>
        <w:pStyle w:val="ListParagraph"/>
        <w:numPr>
          <w:ilvl w:val="1"/>
          <w:numId w:val="1"/>
        </w:numPr>
        <w:rPr>
          <w:sz w:val="20"/>
          <w:szCs w:val="20"/>
        </w:rPr>
      </w:pPr>
      <w:r w:rsidRPr="008E7ACD">
        <w:rPr>
          <w:sz w:val="20"/>
          <w:szCs w:val="20"/>
        </w:rPr>
        <w:t xml:space="preserve">Move </w:t>
      </w:r>
      <w:r w:rsidR="000D0AD1" w:rsidRPr="008E7ACD">
        <w:rPr>
          <w:sz w:val="20"/>
          <w:szCs w:val="20"/>
        </w:rPr>
        <w:t>the file to the archival file.</w:t>
      </w:r>
    </w:p>
    <w:p w14:paraId="20EA11B6" w14:textId="77777777" w:rsidR="00DC4307" w:rsidRPr="008E7ACD" w:rsidRDefault="00F43F55" w:rsidP="00DC4307">
      <w:pPr>
        <w:pStyle w:val="ListParagraph"/>
        <w:numPr>
          <w:ilvl w:val="0"/>
          <w:numId w:val="1"/>
        </w:numPr>
        <w:rPr>
          <w:sz w:val="20"/>
          <w:szCs w:val="20"/>
        </w:rPr>
      </w:pPr>
      <w:r w:rsidRPr="008E7ACD">
        <w:rPr>
          <w:sz w:val="20"/>
          <w:szCs w:val="20"/>
        </w:rPr>
        <w:t>EMAIL NOTIFICATIONS:</w:t>
      </w:r>
    </w:p>
    <w:p w14:paraId="69CB4D8F" w14:textId="157A4558" w:rsidR="00347F9B" w:rsidRPr="008E7ACD" w:rsidRDefault="00987D59" w:rsidP="00F43F55">
      <w:pPr>
        <w:pStyle w:val="ListParagraph"/>
        <w:numPr>
          <w:ilvl w:val="1"/>
          <w:numId w:val="1"/>
        </w:numPr>
        <w:rPr>
          <w:sz w:val="20"/>
          <w:szCs w:val="20"/>
        </w:rPr>
      </w:pPr>
      <w:hyperlink r:id="rId14">
        <w:r w:rsidRPr="5A727ED3">
          <w:rPr>
            <w:rStyle w:val="Hyperlink"/>
          </w:rPr>
          <w:t>EMAIL NOTIFICATION A</w:t>
        </w:r>
      </w:hyperlink>
      <w:r w:rsidRPr="5A727ED3">
        <w:rPr>
          <w:sz w:val="20"/>
          <w:szCs w:val="20"/>
        </w:rPr>
        <w:t xml:space="preserve"> – Success</w:t>
      </w:r>
    </w:p>
    <w:p w14:paraId="462FA310" w14:textId="357BE559" w:rsidR="00987D59" w:rsidRPr="008E7ACD" w:rsidRDefault="00987D59" w:rsidP="00F43F55">
      <w:pPr>
        <w:pStyle w:val="ListParagraph"/>
        <w:numPr>
          <w:ilvl w:val="1"/>
          <w:numId w:val="1"/>
        </w:numPr>
        <w:rPr>
          <w:sz w:val="20"/>
          <w:szCs w:val="20"/>
        </w:rPr>
      </w:pPr>
      <w:hyperlink r:id="rId15">
        <w:r w:rsidRPr="5A727ED3">
          <w:rPr>
            <w:rStyle w:val="Hyperlink"/>
          </w:rPr>
          <w:t>EMAIL NOTIFICATION B</w:t>
        </w:r>
      </w:hyperlink>
      <w:r w:rsidRPr="5A727ED3">
        <w:rPr>
          <w:sz w:val="20"/>
          <w:szCs w:val="20"/>
        </w:rPr>
        <w:t xml:space="preserve"> - Failure</w:t>
      </w:r>
    </w:p>
    <w:p w14:paraId="1312B2E1" w14:textId="77777777" w:rsidR="00347F9B" w:rsidRPr="008E7ACD" w:rsidRDefault="00347F9B" w:rsidP="00347F9B">
      <w:pPr>
        <w:pStyle w:val="ListParagraph"/>
        <w:numPr>
          <w:ilvl w:val="0"/>
          <w:numId w:val="1"/>
        </w:numPr>
        <w:rPr>
          <w:sz w:val="20"/>
          <w:szCs w:val="20"/>
        </w:rPr>
      </w:pPr>
      <w:r w:rsidRPr="008E7ACD">
        <w:rPr>
          <w:sz w:val="20"/>
          <w:szCs w:val="20"/>
        </w:rPr>
        <w:t>Validation Function:</w:t>
      </w:r>
    </w:p>
    <w:p w14:paraId="5F2D3A37" w14:textId="294F8E0A" w:rsidR="004872D9" w:rsidRPr="008E7ACD" w:rsidRDefault="004872D9" w:rsidP="00347F9B">
      <w:pPr>
        <w:pStyle w:val="ListParagraph"/>
        <w:numPr>
          <w:ilvl w:val="1"/>
          <w:numId w:val="1"/>
        </w:numPr>
        <w:rPr>
          <w:sz w:val="20"/>
          <w:szCs w:val="20"/>
        </w:rPr>
      </w:pPr>
      <w:r w:rsidRPr="008E7ACD">
        <w:rPr>
          <w:sz w:val="20"/>
          <w:szCs w:val="20"/>
        </w:rPr>
        <w:t>CorpID</w:t>
      </w:r>
      <w:r w:rsidR="0031036F" w:rsidRPr="008E7ACD">
        <w:rPr>
          <w:sz w:val="20"/>
          <w:szCs w:val="20"/>
        </w:rPr>
        <w:t xml:space="preserve"> – validate </w:t>
      </w:r>
      <w:r w:rsidR="00CE7480" w:rsidRPr="008E7ACD">
        <w:rPr>
          <w:sz w:val="20"/>
          <w:szCs w:val="20"/>
        </w:rPr>
        <w:t xml:space="preserve">value exists in </w:t>
      </w:r>
      <w:r w:rsidR="002E10BE" w:rsidRPr="008E7ACD">
        <w:rPr>
          <w:sz w:val="20"/>
          <w:szCs w:val="20"/>
        </w:rPr>
        <w:t>IGA</w:t>
      </w:r>
    </w:p>
    <w:p w14:paraId="53835F65" w14:textId="5A986197" w:rsidR="002E10BE" w:rsidRPr="008E7ACD" w:rsidRDefault="002E10BE" w:rsidP="002E10BE">
      <w:pPr>
        <w:pStyle w:val="ListParagraph"/>
        <w:numPr>
          <w:ilvl w:val="2"/>
          <w:numId w:val="1"/>
        </w:numPr>
        <w:rPr>
          <w:sz w:val="20"/>
          <w:szCs w:val="20"/>
        </w:rPr>
      </w:pPr>
      <w:r w:rsidRPr="61BDCE07">
        <w:rPr>
          <w:sz w:val="20"/>
          <w:szCs w:val="20"/>
        </w:rPr>
        <w:t xml:space="preserve">Error: “Invalid corpID – CorpID does </w:t>
      </w:r>
      <w:commentRangeStart w:id="5"/>
      <w:r w:rsidRPr="61BDCE07">
        <w:rPr>
          <w:sz w:val="20"/>
          <w:szCs w:val="20"/>
        </w:rPr>
        <w:t>not</w:t>
      </w:r>
      <w:commentRangeEnd w:id="5"/>
      <w:r w:rsidRPr="61BDCE07">
        <w:rPr>
          <w:rStyle w:val="CommentReference"/>
          <w:sz w:val="20"/>
          <w:szCs w:val="20"/>
        </w:rPr>
        <w:commentReference w:id="5"/>
      </w:r>
      <w:r w:rsidRPr="61BDCE07">
        <w:rPr>
          <w:sz w:val="20"/>
          <w:szCs w:val="20"/>
        </w:rPr>
        <w:t xml:space="preserve"> exist.</w:t>
      </w:r>
      <w:r w:rsidR="00362D91" w:rsidRPr="61BDCE07">
        <w:rPr>
          <w:sz w:val="20"/>
          <w:szCs w:val="20"/>
        </w:rPr>
        <w:t>”</w:t>
      </w:r>
    </w:p>
    <w:p w14:paraId="293B57B5" w14:textId="151878D5" w:rsidR="6DB9A29D" w:rsidRDefault="6DB9A29D" w:rsidP="61BDCE07">
      <w:pPr>
        <w:pStyle w:val="ListParagraph"/>
        <w:numPr>
          <w:ilvl w:val="2"/>
          <w:numId w:val="1"/>
        </w:numPr>
        <w:rPr>
          <w:sz w:val="20"/>
          <w:szCs w:val="20"/>
        </w:rPr>
      </w:pPr>
      <w:r w:rsidRPr="61BDCE07">
        <w:rPr>
          <w:sz w:val="20"/>
          <w:szCs w:val="20"/>
        </w:rPr>
        <w:t>Error: “CorpID is a required field for changeboarding”</w:t>
      </w:r>
    </w:p>
    <w:p w14:paraId="63B62131" w14:textId="0342FD4F" w:rsidR="009C71F5" w:rsidRPr="008E7ACD" w:rsidRDefault="00E4075A" w:rsidP="00347F9B">
      <w:pPr>
        <w:pStyle w:val="ListParagraph"/>
        <w:numPr>
          <w:ilvl w:val="1"/>
          <w:numId w:val="1"/>
        </w:numPr>
        <w:rPr>
          <w:sz w:val="20"/>
          <w:szCs w:val="20"/>
        </w:rPr>
      </w:pPr>
      <w:r w:rsidRPr="008E7ACD">
        <w:rPr>
          <w:sz w:val="20"/>
          <w:szCs w:val="20"/>
        </w:rPr>
        <w:t>IdentityType</w:t>
      </w:r>
      <w:r w:rsidR="003B2A2A" w:rsidRPr="008E7ACD">
        <w:rPr>
          <w:sz w:val="20"/>
          <w:szCs w:val="20"/>
        </w:rPr>
        <w:t xml:space="preserve"> – validate supplied value is </w:t>
      </w:r>
      <w:r w:rsidR="00BA1C42" w:rsidRPr="008E7ACD">
        <w:rPr>
          <w:sz w:val="20"/>
          <w:szCs w:val="20"/>
        </w:rPr>
        <w:t>an allowed value</w:t>
      </w:r>
      <w:r w:rsidR="00570F0D" w:rsidRPr="008E7ACD">
        <w:rPr>
          <w:sz w:val="20"/>
          <w:szCs w:val="20"/>
        </w:rPr>
        <w:t>.</w:t>
      </w:r>
    </w:p>
    <w:p w14:paraId="65D62CAF" w14:textId="2415F18C" w:rsidR="005C7ABE" w:rsidRPr="008E7ACD" w:rsidRDefault="00691081" w:rsidP="00836058">
      <w:pPr>
        <w:pStyle w:val="ListParagraph"/>
        <w:numPr>
          <w:ilvl w:val="2"/>
          <w:numId w:val="1"/>
        </w:numPr>
        <w:rPr>
          <w:sz w:val="20"/>
          <w:szCs w:val="20"/>
        </w:rPr>
      </w:pPr>
      <w:r w:rsidRPr="008E7ACD">
        <w:rPr>
          <w:sz w:val="20"/>
          <w:szCs w:val="20"/>
        </w:rPr>
        <w:t xml:space="preserve">Error: </w:t>
      </w:r>
      <w:r w:rsidR="005C7ABE" w:rsidRPr="008E7ACD">
        <w:rPr>
          <w:sz w:val="20"/>
          <w:szCs w:val="20"/>
        </w:rPr>
        <w:t>“</w:t>
      </w:r>
      <w:r w:rsidR="005766C6" w:rsidRPr="008E7ACD">
        <w:rPr>
          <w:sz w:val="20"/>
          <w:szCs w:val="20"/>
        </w:rPr>
        <w:t xml:space="preserve">Invalid </w:t>
      </w:r>
      <w:r w:rsidR="007C132A" w:rsidRPr="008E7ACD">
        <w:rPr>
          <w:sz w:val="20"/>
          <w:szCs w:val="20"/>
        </w:rPr>
        <w:t>Identity</w:t>
      </w:r>
      <w:r w:rsidR="005766C6" w:rsidRPr="008E7ACD">
        <w:rPr>
          <w:sz w:val="20"/>
          <w:szCs w:val="20"/>
        </w:rPr>
        <w:t xml:space="preserve"> Type</w:t>
      </w:r>
      <w:r w:rsidR="005C7ABE" w:rsidRPr="008E7ACD">
        <w:rPr>
          <w:sz w:val="20"/>
          <w:szCs w:val="20"/>
        </w:rPr>
        <w:t>”</w:t>
      </w:r>
    </w:p>
    <w:p w14:paraId="0EF606B3" w14:textId="663041FF" w:rsidR="005A7217" w:rsidRPr="008E7ACD" w:rsidRDefault="005A7217" w:rsidP="00836058">
      <w:pPr>
        <w:pStyle w:val="ListParagraph"/>
        <w:numPr>
          <w:ilvl w:val="2"/>
          <w:numId w:val="1"/>
        </w:numPr>
        <w:rPr>
          <w:sz w:val="20"/>
          <w:szCs w:val="20"/>
        </w:rPr>
      </w:pPr>
      <w:r w:rsidRPr="008E7ACD">
        <w:rPr>
          <w:sz w:val="20"/>
          <w:szCs w:val="20"/>
        </w:rPr>
        <w:t>Error: “</w:t>
      </w:r>
      <w:r w:rsidR="007C132A" w:rsidRPr="008E7ACD">
        <w:rPr>
          <w:sz w:val="20"/>
          <w:szCs w:val="20"/>
        </w:rPr>
        <w:t>Identity Type is a required field”</w:t>
      </w:r>
    </w:p>
    <w:p w14:paraId="061E3A65" w14:textId="742324AD" w:rsidR="00B12491" w:rsidRPr="008E7ACD" w:rsidRDefault="00B12491" w:rsidP="005C7ABE">
      <w:pPr>
        <w:pStyle w:val="ListParagraph"/>
        <w:numPr>
          <w:ilvl w:val="1"/>
          <w:numId w:val="1"/>
        </w:numPr>
        <w:rPr>
          <w:sz w:val="20"/>
          <w:szCs w:val="20"/>
        </w:rPr>
      </w:pPr>
      <w:r w:rsidRPr="008E7ACD">
        <w:rPr>
          <w:sz w:val="20"/>
          <w:szCs w:val="20"/>
        </w:rPr>
        <w:t>Vendo</w:t>
      </w:r>
      <w:r w:rsidR="003D1777" w:rsidRPr="008E7ACD">
        <w:rPr>
          <w:sz w:val="20"/>
          <w:szCs w:val="20"/>
        </w:rPr>
        <w:t>r</w:t>
      </w:r>
      <w:r w:rsidRPr="008E7ACD">
        <w:rPr>
          <w:sz w:val="20"/>
          <w:szCs w:val="20"/>
        </w:rPr>
        <w:t>Organization – validate supplied value is an allowed value:</w:t>
      </w:r>
    </w:p>
    <w:p w14:paraId="63DBBFE7" w14:textId="77777777" w:rsidR="00B12491" w:rsidRPr="008E7ACD" w:rsidRDefault="00B12491" w:rsidP="00B12491">
      <w:pPr>
        <w:pStyle w:val="ListParagraph"/>
        <w:numPr>
          <w:ilvl w:val="2"/>
          <w:numId w:val="1"/>
        </w:numPr>
        <w:rPr>
          <w:sz w:val="20"/>
          <w:szCs w:val="20"/>
        </w:rPr>
      </w:pPr>
      <w:r w:rsidRPr="008E7ACD">
        <w:rPr>
          <w:sz w:val="20"/>
          <w:szCs w:val="20"/>
        </w:rPr>
        <w:t>QUESTION: how are we recording vendors within sailpoint</w:t>
      </w:r>
    </w:p>
    <w:p w14:paraId="5300DF66" w14:textId="15D2AC9F" w:rsidR="00117D47" w:rsidRPr="008E7ACD" w:rsidRDefault="00B12491" w:rsidP="00B12491">
      <w:pPr>
        <w:pStyle w:val="ListParagraph"/>
        <w:numPr>
          <w:ilvl w:val="2"/>
          <w:numId w:val="1"/>
        </w:numPr>
        <w:rPr>
          <w:sz w:val="20"/>
          <w:szCs w:val="20"/>
        </w:rPr>
      </w:pPr>
      <w:r w:rsidRPr="008E7ACD">
        <w:rPr>
          <w:sz w:val="20"/>
          <w:szCs w:val="20"/>
        </w:rPr>
        <w:t>Error: “Invalid Vendor</w:t>
      </w:r>
      <w:r w:rsidR="00117D47" w:rsidRPr="008E7ACD">
        <w:rPr>
          <w:sz w:val="20"/>
          <w:szCs w:val="20"/>
        </w:rPr>
        <w:t xml:space="preserve"> Selected”</w:t>
      </w:r>
    </w:p>
    <w:p w14:paraId="66EBE100" w14:textId="5C555D85" w:rsidR="007C132A" w:rsidRPr="008E7ACD" w:rsidRDefault="007C132A" w:rsidP="007C132A">
      <w:pPr>
        <w:pStyle w:val="ListParagraph"/>
        <w:numPr>
          <w:ilvl w:val="2"/>
          <w:numId w:val="1"/>
        </w:numPr>
        <w:rPr>
          <w:sz w:val="20"/>
          <w:szCs w:val="20"/>
          <w:highlight w:val="yellow"/>
        </w:rPr>
      </w:pPr>
      <w:r w:rsidRPr="61BDCE07">
        <w:rPr>
          <w:sz w:val="20"/>
          <w:szCs w:val="20"/>
          <w:highlight w:val="yellow"/>
        </w:rPr>
        <w:t>Error: “</w:t>
      </w:r>
      <w:commentRangeStart w:id="6"/>
      <w:commentRangeStart w:id="7"/>
      <w:r w:rsidRPr="61BDCE07">
        <w:rPr>
          <w:sz w:val="20"/>
          <w:szCs w:val="20"/>
          <w:highlight w:val="yellow"/>
        </w:rPr>
        <w:t>VendorOrganization</w:t>
      </w:r>
      <w:commentRangeEnd w:id="6"/>
      <w:r w:rsidRPr="61BDCE07">
        <w:rPr>
          <w:rStyle w:val="CommentReference"/>
          <w:sz w:val="20"/>
          <w:szCs w:val="20"/>
          <w:highlight w:val="yellow"/>
        </w:rPr>
        <w:commentReference w:id="6"/>
      </w:r>
      <w:commentRangeEnd w:id="7"/>
      <w:r w:rsidRPr="61BDCE07">
        <w:rPr>
          <w:rStyle w:val="CommentReference"/>
          <w:sz w:val="20"/>
          <w:szCs w:val="20"/>
          <w:highlight w:val="yellow"/>
        </w:rPr>
        <w:commentReference w:id="7"/>
      </w:r>
      <w:r w:rsidRPr="61BDCE07">
        <w:rPr>
          <w:sz w:val="20"/>
          <w:szCs w:val="20"/>
          <w:highlight w:val="yellow"/>
        </w:rPr>
        <w:t xml:space="preserve"> is a required field”</w:t>
      </w:r>
    </w:p>
    <w:p w14:paraId="1912E851" w14:textId="77777777" w:rsidR="00890DC4" w:rsidRPr="008E7ACD" w:rsidRDefault="00BA0C8D" w:rsidP="00117D47">
      <w:pPr>
        <w:pStyle w:val="ListParagraph"/>
        <w:numPr>
          <w:ilvl w:val="1"/>
          <w:numId w:val="1"/>
        </w:numPr>
        <w:rPr>
          <w:sz w:val="20"/>
          <w:szCs w:val="20"/>
        </w:rPr>
      </w:pPr>
      <w:r w:rsidRPr="008E7ACD">
        <w:rPr>
          <w:sz w:val="20"/>
          <w:szCs w:val="20"/>
        </w:rPr>
        <w:t>LegalFirstName</w:t>
      </w:r>
      <w:r w:rsidR="003D1777" w:rsidRPr="008E7ACD">
        <w:rPr>
          <w:sz w:val="20"/>
          <w:szCs w:val="20"/>
        </w:rPr>
        <w:t xml:space="preserve"> </w:t>
      </w:r>
      <w:r w:rsidR="008E4DD0" w:rsidRPr="008E7ACD">
        <w:rPr>
          <w:sz w:val="20"/>
          <w:szCs w:val="20"/>
        </w:rPr>
        <w:t>–</w:t>
      </w:r>
      <w:r w:rsidR="003D1777" w:rsidRPr="008E7ACD">
        <w:rPr>
          <w:sz w:val="20"/>
          <w:szCs w:val="20"/>
        </w:rPr>
        <w:t xml:space="preserve"> </w:t>
      </w:r>
      <w:r w:rsidR="008E4DD0" w:rsidRPr="008E7ACD">
        <w:rPr>
          <w:sz w:val="20"/>
          <w:szCs w:val="20"/>
        </w:rPr>
        <w:t xml:space="preserve">validate </w:t>
      </w:r>
      <w:r w:rsidR="008F47DE" w:rsidRPr="008E7ACD">
        <w:rPr>
          <w:sz w:val="20"/>
          <w:szCs w:val="20"/>
        </w:rPr>
        <w:t>alpha, hyphen,</w:t>
      </w:r>
      <w:r w:rsidR="006B4B94" w:rsidRPr="008E7ACD">
        <w:rPr>
          <w:sz w:val="20"/>
          <w:szCs w:val="20"/>
        </w:rPr>
        <w:t xml:space="preserve"> apostrophe</w:t>
      </w:r>
      <w:r w:rsidR="00C66A6B" w:rsidRPr="008E7ACD">
        <w:rPr>
          <w:sz w:val="20"/>
          <w:szCs w:val="20"/>
        </w:rPr>
        <w:t>,</w:t>
      </w:r>
      <w:r w:rsidR="001D68D0" w:rsidRPr="008E7ACD">
        <w:rPr>
          <w:sz w:val="20"/>
          <w:szCs w:val="20"/>
        </w:rPr>
        <w:t xml:space="preserve"> space (no trailing)</w:t>
      </w:r>
    </w:p>
    <w:p w14:paraId="256BA1A1" w14:textId="004D5E71" w:rsidR="00D12E2C" w:rsidRPr="008E7ACD" w:rsidRDefault="00D12E2C" w:rsidP="00D12E2C">
      <w:pPr>
        <w:pStyle w:val="ListParagraph"/>
        <w:numPr>
          <w:ilvl w:val="2"/>
          <w:numId w:val="1"/>
        </w:numPr>
        <w:rPr>
          <w:sz w:val="20"/>
          <w:szCs w:val="20"/>
        </w:rPr>
      </w:pPr>
      <w:r w:rsidRPr="008E7ACD">
        <w:rPr>
          <w:sz w:val="20"/>
          <w:szCs w:val="20"/>
        </w:rPr>
        <w:t>Error when special character: “Invalid first name. value cannot contain special characters besides hyphens, apostrophe, and spaces (no trailing)”</w:t>
      </w:r>
    </w:p>
    <w:p w14:paraId="2D246B7D" w14:textId="16E62705" w:rsidR="00D12E2C" w:rsidRPr="008E7ACD" w:rsidRDefault="00D12E2C" w:rsidP="00D12E2C">
      <w:pPr>
        <w:pStyle w:val="ListParagraph"/>
        <w:numPr>
          <w:ilvl w:val="2"/>
          <w:numId w:val="1"/>
        </w:numPr>
        <w:rPr>
          <w:sz w:val="20"/>
          <w:szCs w:val="20"/>
        </w:rPr>
      </w:pPr>
      <w:r w:rsidRPr="008E7ACD">
        <w:rPr>
          <w:sz w:val="20"/>
          <w:szCs w:val="20"/>
        </w:rPr>
        <w:t>Error when numerical: “Invalid first name, value cannot contain numerical characters.”</w:t>
      </w:r>
    </w:p>
    <w:p w14:paraId="3A834AC0" w14:textId="4636EA77" w:rsidR="007C132A" w:rsidRPr="008E7ACD" w:rsidRDefault="007C132A" w:rsidP="007C132A">
      <w:pPr>
        <w:pStyle w:val="ListParagraph"/>
        <w:numPr>
          <w:ilvl w:val="2"/>
          <w:numId w:val="1"/>
        </w:numPr>
        <w:rPr>
          <w:sz w:val="20"/>
          <w:szCs w:val="20"/>
        </w:rPr>
      </w:pPr>
      <w:r w:rsidRPr="008E7ACD">
        <w:rPr>
          <w:sz w:val="20"/>
          <w:szCs w:val="20"/>
        </w:rPr>
        <w:t>Error: “LegalFirstName is a required field”</w:t>
      </w:r>
    </w:p>
    <w:p w14:paraId="2BCEB86E" w14:textId="0F44E9F3" w:rsidR="00FA7D8B" w:rsidRPr="008E7ACD" w:rsidRDefault="00E8577C" w:rsidP="00FA7D8B">
      <w:pPr>
        <w:pStyle w:val="ListParagraph"/>
        <w:numPr>
          <w:ilvl w:val="1"/>
          <w:numId w:val="1"/>
        </w:numPr>
        <w:rPr>
          <w:sz w:val="20"/>
          <w:szCs w:val="20"/>
        </w:rPr>
      </w:pPr>
      <w:r w:rsidRPr="008E7ACD">
        <w:rPr>
          <w:sz w:val="20"/>
          <w:szCs w:val="20"/>
        </w:rPr>
        <w:t>PreferredName</w:t>
      </w:r>
      <w:r w:rsidR="009A1FB0" w:rsidRPr="008E7ACD">
        <w:rPr>
          <w:sz w:val="20"/>
          <w:szCs w:val="20"/>
        </w:rPr>
        <w:t xml:space="preserve"> - </w:t>
      </w:r>
      <w:r w:rsidR="00FA7D8B" w:rsidRPr="008E7ACD">
        <w:rPr>
          <w:sz w:val="20"/>
          <w:szCs w:val="20"/>
        </w:rPr>
        <w:t>validate alpha, hyphen, apostrophe, space (no trailing)</w:t>
      </w:r>
    </w:p>
    <w:p w14:paraId="47977B49" w14:textId="763C1390" w:rsidR="00E8577C" w:rsidRPr="008E7ACD" w:rsidRDefault="00FA7D8B" w:rsidP="00FA7D8B">
      <w:pPr>
        <w:pStyle w:val="ListParagraph"/>
        <w:numPr>
          <w:ilvl w:val="2"/>
          <w:numId w:val="1"/>
        </w:numPr>
        <w:rPr>
          <w:sz w:val="20"/>
          <w:szCs w:val="20"/>
        </w:rPr>
      </w:pPr>
      <w:r w:rsidRPr="008E7ACD">
        <w:rPr>
          <w:sz w:val="20"/>
          <w:szCs w:val="20"/>
        </w:rPr>
        <w:t>Error</w:t>
      </w:r>
      <w:r w:rsidR="0030753C" w:rsidRPr="008E7ACD">
        <w:rPr>
          <w:sz w:val="20"/>
          <w:szCs w:val="20"/>
        </w:rPr>
        <w:t xml:space="preserve"> when special character</w:t>
      </w:r>
      <w:r w:rsidRPr="008E7ACD">
        <w:rPr>
          <w:sz w:val="20"/>
          <w:szCs w:val="20"/>
        </w:rPr>
        <w:t xml:space="preserve">: “Invalid </w:t>
      </w:r>
      <w:r w:rsidR="0030753C" w:rsidRPr="008E7ACD">
        <w:rPr>
          <w:sz w:val="20"/>
          <w:szCs w:val="20"/>
        </w:rPr>
        <w:t>preferred</w:t>
      </w:r>
      <w:r w:rsidRPr="008E7ACD">
        <w:rPr>
          <w:sz w:val="20"/>
          <w:szCs w:val="20"/>
        </w:rPr>
        <w:t xml:space="preserve"> name. value cannot contain special characters besides hyphens, apostrophe, and spaces (no trailing)”</w:t>
      </w:r>
    </w:p>
    <w:p w14:paraId="70EDC73D" w14:textId="5DF59291" w:rsidR="0030753C" w:rsidRPr="008E7ACD" w:rsidRDefault="0030753C" w:rsidP="00FA7D8B">
      <w:pPr>
        <w:pStyle w:val="ListParagraph"/>
        <w:numPr>
          <w:ilvl w:val="2"/>
          <w:numId w:val="1"/>
        </w:numPr>
        <w:rPr>
          <w:sz w:val="20"/>
          <w:szCs w:val="20"/>
        </w:rPr>
      </w:pPr>
      <w:r w:rsidRPr="008E7ACD">
        <w:rPr>
          <w:sz w:val="20"/>
          <w:szCs w:val="20"/>
        </w:rPr>
        <w:t>Error</w:t>
      </w:r>
      <w:r w:rsidR="0038711E" w:rsidRPr="008E7ACD">
        <w:rPr>
          <w:sz w:val="20"/>
          <w:szCs w:val="20"/>
        </w:rPr>
        <w:t xml:space="preserve"> when numerical: “Invalid</w:t>
      </w:r>
      <w:r w:rsidR="007113A7" w:rsidRPr="008E7ACD">
        <w:rPr>
          <w:sz w:val="20"/>
          <w:szCs w:val="20"/>
        </w:rPr>
        <w:t xml:space="preserve"> </w:t>
      </w:r>
      <w:r w:rsidR="00F17218" w:rsidRPr="008E7ACD">
        <w:rPr>
          <w:sz w:val="20"/>
          <w:szCs w:val="20"/>
        </w:rPr>
        <w:t>preferred name, value cannot contain numerical</w:t>
      </w:r>
      <w:r w:rsidR="00D12E2C" w:rsidRPr="008E7ACD">
        <w:rPr>
          <w:sz w:val="20"/>
          <w:szCs w:val="20"/>
        </w:rPr>
        <w:t xml:space="preserve"> characters.”</w:t>
      </w:r>
    </w:p>
    <w:p w14:paraId="685F4EC4" w14:textId="0D9F9650" w:rsidR="00E8577C" w:rsidRPr="008E7ACD" w:rsidRDefault="00E8577C" w:rsidP="00E8577C">
      <w:pPr>
        <w:pStyle w:val="ListParagraph"/>
        <w:numPr>
          <w:ilvl w:val="1"/>
          <w:numId w:val="1"/>
        </w:numPr>
        <w:rPr>
          <w:sz w:val="20"/>
          <w:szCs w:val="20"/>
        </w:rPr>
      </w:pPr>
      <w:r w:rsidRPr="008E7ACD">
        <w:rPr>
          <w:sz w:val="20"/>
          <w:szCs w:val="20"/>
        </w:rPr>
        <w:t>LegalMiddleName</w:t>
      </w:r>
      <w:r w:rsidR="00D12E2C" w:rsidRPr="008E7ACD">
        <w:rPr>
          <w:sz w:val="20"/>
          <w:szCs w:val="20"/>
        </w:rPr>
        <w:t xml:space="preserve"> </w:t>
      </w:r>
      <w:r w:rsidR="00911E3F" w:rsidRPr="008E7ACD">
        <w:rPr>
          <w:sz w:val="20"/>
          <w:szCs w:val="20"/>
        </w:rPr>
        <w:t>–</w:t>
      </w:r>
      <w:r w:rsidR="00D12E2C" w:rsidRPr="008E7ACD">
        <w:rPr>
          <w:sz w:val="20"/>
          <w:szCs w:val="20"/>
        </w:rPr>
        <w:t xml:space="preserve"> </w:t>
      </w:r>
      <w:r w:rsidR="00911E3F" w:rsidRPr="008E7ACD">
        <w:rPr>
          <w:sz w:val="20"/>
          <w:szCs w:val="20"/>
        </w:rPr>
        <w:t>Validate alpha</w:t>
      </w:r>
    </w:p>
    <w:p w14:paraId="3C3AF5F4" w14:textId="66D76629" w:rsidR="00911E3F" w:rsidRPr="008E7ACD" w:rsidRDefault="00911E3F" w:rsidP="00911E3F">
      <w:pPr>
        <w:pStyle w:val="ListParagraph"/>
        <w:numPr>
          <w:ilvl w:val="2"/>
          <w:numId w:val="1"/>
        </w:numPr>
        <w:rPr>
          <w:sz w:val="20"/>
          <w:szCs w:val="20"/>
        </w:rPr>
      </w:pPr>
      <w:r w:rsidRPr="008E7ACD">
        <w:rPr>
          <w:sz w:val="20"/>
          <w:szCs w:val="20"/>
        </w:rPr>
        <w:t>Error: “Invalid middle name. Value must be 1 alphabetical character long.</w:t>
      </w:r>
    </w:p>
    <w:p w14:paraId="3BDEE53F" w14:textId="5EB809D3" w:rsidR="00911E3F" w:rsidRPr="008E7ACD" w:rsidRDefault="00E8577C" w:rsidP="00911E3F">
      <w:pPr>
        <w:pStyle w:val="ListParagraph"/>
        <w:numPr>
          <w:ilvl w:val="1"/>
          <w:numId w:val="1"/>
        </w:numPr>
        <w:rPr>
          <w:sz w:val="20"/>
          <w:szCs w:val="20"/>
        </w:rPr>
      </w:pPr>
      <w:r w:rsidRPr="61BDCE07">
        <w:rPr>
          <w:sz w:val="20"/>
          <w:szCs w:val="20"/>
        </w:rPr>
        <w:t>LegalLastName</w:t>
      </w:r>
      <w:r w:rsidR="00911E3F" w:rsidRPr="61BDCE07">
        <w:rPr>
          <w:sz w:val="20"/>
          <w:szCs w:val="20"/>
        </w:rPr>
        <w:t xml:space="preserve"> - validate alpha, hyphen, apostrophe, </w:t>
      </w:r>
      <w:commentRangeStart w:id="8"/>
      <w:commentRangeStart w:id="9"/>
      <w:r w:rsidR="00911E3F" w:rsidRPr="61BDCE07">
        <w:rPr>
          <w:sz w:val="20"/>
          <w:szCs w:val="20"/>
        </w:rPr>
        <w:t>space</w:t>
      </w:r>
      <w:commentRangeEnd w:id="8"/>
      <w:r w:rsidRPr="61BDCE07">
        <w:rPr>
          <w:rStyle w:val="CommentReference"/>
          <w:sz w:val="20"/>
          <w:szCs w:val="20"/>
        </w:rPr>
        <w:commentReference w:id="8"/>
      </w:r>
      <w:commentRangeEnd w:id="9"/>
      <w:r w:rsidRPr="61BDCE07">
        <w:rPr>
          <w:rStyle w:val="CommentReference"/>
          <w:sz w:val="20"/>
          <w:szCs w:val="20"/>
        </w:rPr>
        <w:commentReference w:id="9"/>
      </w:r>
      <w:r w:rsidR="00911E3F" w:rsidRPr="61BDCE07">
        <w:rPr>
          <w:sz w:val="20"/>
          <w:szCs w:val="20"/>
        </w:rPr>
        <w:t xml:space="preserve"> (no trailing)</w:t>
      </w:r>
    </w:p>
    <w:p w14:paraId="710D6E9C" w14:textId="2FB5C969" w:rsidR="00911E3F" w:rsidRPr="008E7ACD" w:rsidRDefault="00911E3F" w:rsidP="00911E3F">
      <w:pPr>
        <w:pStyle w:val="ListParagraph"/>
        <w:numPr>
          <w:ilvl w:val="2"/>
          <w:numId w:val="1"/>
        </w:numPr>
        <w:rPr>
          <w:sz w:val="20"/>
          <w:szCs w:val="20"/>
        </w:rPr>
      </w:pPr>
      <w:r w:rsidRPr="008E7ACD">
        <w:rPr>
          <w:sz w:val="20"/>
          <w:szCs w:val="20"/>
        </w:rPr>
        <w:t>Error when special character: “Invalid last name. value cannot contain special characters besides hyphens, apostrophe, and spaces (no trailing)”</w:t>
      </w:r>
    </w:p>
    <w:p w14:paraId="13D1D96E" w14:textId="0ED1F1E7" w:rsidR="00E8577C" w:rsidRPr="008E7ACD" w:rsidRDefault="00911E3F" w:rsidP="00911E3F">
      <w:pPr>
        <w:pStyle w:val="ListParagraph"/>
        <w:numPr>
          <w:ilvl w:val="2"/>
          <w:numId w:val="1"/>
        </w:numPr>
        <w:rPr>
          <w:sz w:val="20"/>
          <w:szCs w:val="20"/>
        </w:rPr>
      </w:pPr>
      <w:r w:rsidRPr="008E7ACD">
        <w:rPr>
          <w:sz w:val="20"/>
          <w:szCs w:val="20"/>
        </w:rPr>
        <w:t>Error when numerical: “Invalid last name, value cannot contain numerical characters.”</w:t>
      </w:r>
    </w:p>
    <w:p w14:paraId="6758E749" w14:textId="23654AB0" w:rsidR="007C132A" w:rsidRPr="008E7ACD" w:rsidRDefault="007C132A" w:rsidP="007C132A">
      <w:pPr>
        <w:pStyle w:val="ListParagraph"/>
        <w:numPr>
          <w:ilvl w:val="2"/>
          <w:numId w:val="1"/>
        </w:numPr>
        <w:rPr>
          <w:sz w:val="20"/>
          <w:szCs w:val="20"/>
        </w:rPr>
      </w:pPr>
      <w:r w:rsidRPr="008E7ACD">
        <w:rPr>
          <w:sz w:val="20"/>
          <w:szCs w:val="20"/>
        </w:rPr>
        <w:t>Error: “LegalLastName is a required field”</w:t>
      </w:r>
    </w:p>
    <w:p w14:paraId="5E16B3BA" w14:textId="2ADB4264" w:rsidR="004559C0" w:rsidRPr="008E7ACD" w:rsidRDefault="00E8577C" w:rsidP="00E8577C">
      <w:pPr>
        <w:pStyle w:val="ListParagraph"/>
        <w:numPr>
          <w:ilvl w:val="1"/>
          <w:numId w:val="1"/>
        </w:numPr>
        <w:rPr>
          <w:sz w:val="20"/>
          <w:szCs w:val="20"/>
        </w:rPr>
      </w:pPr>
      <w:r w:rsidRPr="008E7ACD">
        <w:rPr>
          <w:sz w:val="20"/>
          <w:szCs w:val="20"/>
        </w:rPr>
        <w:t>Suffix</w:t>
      </w:r>
      <w:r w:rsidR="009F002D" w:rsidRPr="008E7ACD">
        <w:rPr>
          <w:sz w:val="20"/>
          <w:szCs w:val="20"/>
        </w:rPr>
        <w:t xml:space="preserve"> </w:t>
      </w:r>
      <w:r w:rsidR="00D14642" w:rsidRPr="008E7ACD">
        <w:rPr>
          <w:sz w:val="20"/>
          <w:szCs w:val="20"/>
        </w:rPr>
        <w:t>–</w:t>
      </w:r>
      <w:r w:rsidR="009F002D" w:rsidRPr="008E7ACD">
        <w:rPr>
          <w:sz w:val="20"/>
          <w:szCs w:val="20"/>
        </w:rPr>
        <w:t xml:space="preserve"> </w:t>
      </w:r>
      <w:r w:rsidR="00D14642" w:rsidRPr="008E7ACD">
        <w:rPr>
          <w:sz w:val="20"/>
          <w:szCs w:val="20"/>
        </w:rPr>
        <w:t>validate alphabetical</w:t>
      </w:r>
    </w:p>
    <w:p w14:paraId="68309F93" w14:textId="5B208CEF" w:rsidR="003253DB" w:rsidRPr="008E7ACD" w:rsidRDefault="006E7AAE" w:rsidP="003253DB">
      <w:pPr>
        <w:pStyle w:val="ListParagraph"/>
        <w:numPr>
          <w:ilvl w:val="2"/>
          <w:numId w:val="1"/>
        </w:numPr>
        <w:rPr>
          <w:sz w:val="20"/>
          <w:szCs w:val="20"/>
        </w:rPr>
      </w:pPr>
      <w:r w:rsidRPr="008E7ACD">
        <w:rPr>
          <w:sz w:val="20"/>
          <w:szCs w:val="20"/>
        </w:rPr>
        <w:t xml:space="preserve">Error: </w:t>
      </w:r>
      <w:r w:rsidR="009A2932" w:rsidRPr="008E7ACD">
        <w:rPr>
          <w:sz w:val="20"/>
          <w:szCs w:val="20"/>
        </w:rPr>
        <w:t xml:space="preserve">“value </w:t>
      </w:r>
      <w:r w:rsidR="00D06CDE" w:rsidRPr="008E7ACD">
        <w:rPr>
          <w:sz w:val="20"/>
          <w:szCs w:val="20"/>
        </w:rPr>
        <w:t xml:space="preserve">must be </w:t>
      </w:r>
      <w:r w:rsidR="009D6105" w:rsidRPr="008E7ACD">
        <w:rPr>
          <w:sz w:val="20"/>
          <w:szCs w:val="20"/>
        </w:rPr>
        <w:t>alphabetica</w:t>
      </w:r>
      <w:r w:rsidR="00C648AF" w:rsidRPr="008E7ACD">
        <w:rPr>
          <w:sz w:val="20"/>
          <w:szCs w:val="20"/>
        </w:rPr>
        <w:t>l.</w:t>
      </w:r>
      <w:r w:rsidR="009A2932" w:rsidRPr="008E7ACD">
        <w:rPr>
          <w:sz w:val="20"/>
          <w:szCs w:val="20"/>
        </w:rPr>
        <w:t>”</w:t>
      </w:r>
    </w:p>
    <w:p w14:paraId="58F1C4B8" w14:textId="413E5357" w:rsidR="005C2522" w:rsidRPr="008E7ACD" w:rsidRDefault="004559C0" w:rsidP="005C2522">
      <w:pPr>
        <w:pStyle w:val="ListParagraph"/>
        <w:numPr>
          <w:ilvl w:val="1"/>
          <w:numId w:val="1"/>
        </w:numPr>
        <w:rPr>
          <w:sz w:val="20"/>
          <w:szCs w:val="20"/>
        </w:rPr>
      </w:pPr>
      <w:r w:rsidRPr="008E7ACD">
        <w:rPr>
          <w:sz w:val="20"/>
          <w:szCs w:val="20"/>
        </w:rPr>
        <w:t>PersonalEmai</w:t>
      </w:r>
      <w:r w:rsidR="005C2522" w:rsidRPr="008E7ACD">
        <w:rPr>
          <w:sz w:val="20"/>
          <w:szCs w:val="20"/>
        </w:rPr>
        <w:t xml:space="preserve">l </w:t>
      </w:r>
      <w:r w:rsidR="000D47A6" w:rsidRPr="008E7ACD">
        <w:rPr>
          <w:sz w:val="20"/>
          <w:szCs w:val="20"/>
        </w:rPr>
        <w:t>–</w:t>
      </w:r>
      <w:r w:rsidR="00195544" w:rsidRPr="008E7ACD">
        <w:rPr>
          <w:sz w:val="20"/>
          <w:szCs w:val="20"/>
        </w:rPr>
        <w:t xml:space="preserve"> </w:t>
      </w:r>
      <w:r w:rsidR="000A63D6" w:rsidRPr="008E7ACD">
        <w:rPr>
          <w:sz w:val="20"/>
          <w:szCs w:val="20"/>
        </w:rPr>
        <w:t>validate value is a legitimate email address</w:t>
      </w:r>
    </w:p>
    <w:p w14:paraId="3DEE4E70" w14:textId="4C370318" w:rsidR="009A2932" w:rsidRPr="008E7ACD" w:rsidRDefault="009A2932" w:rsidP="009A2932">
      <w:pPr>
        <w:pStyle w:val="ListParagraph"/>
        <w:numPr>
          <w:ilvl w:val="2"/>
          <w:numId w:val="1"/>
        </w:numPr>
        <w:rPr>
          <w:sz w:val="20"/>
          <w:szCs w:val="20"/>
        </w:rPr>
      </w:pPr>
      <w:r w:rsidRPr="008E7ACD">
        <w:rPr>
          <w:sz w:val="20"/>
          <w:szCs w:val="20"/>
        </w:rPr>
        <w:t>Error: “value must be well formed email address</w:t>
      </w:r>
      <w:r w:rsidR="000A63D6" w:rsidRPr="008E7ACD">
        <w:rPr>
          <w:sz w:val="20"/>
          <w:szCs w:val="20"/>
        </w:rPr>
        <w:t>.”</w:t>
      </w:r>
    </w:p>
    <w:p w14:paraId="71CDC23F" w14:textId="7E280D5E" w:rsidR="004559C0" w:rsidRPr="008E7ACD" w:rsidRDefault="004559C0" w:rsidP="00E8577C">
      <w:pPr>
        <w:pStyle w:val="ListParagraph"/>
        <w:numPr>
          <w:ilvl w:val="1"/>
          <w:numId w:val="1"/>
        </w:numPr>
        <w:rPr>
          <w:sz w:val="20"/>
          <w:szCs w:val="20"/>
        </w:rPr>
      </w:pPr>
      <w:r w:rsidRPr="008E7ACD">
        <w:rPr>
          <w:sz w:val="20"/>
          <w:szCs w:val="20"/>
        </w:rPr>
        <w:t>MobilePhone</w:t>
      </w:r>
      <w:r w:rsidR="384B134C" w:rsidRPr="008E7ACD">
        <w:rPr>
          <w:sz w:val="20"/>
          <w:szCs w:val="20"/>
        </w:rPr>
        <w:t>-validate 10-15 char</w:t>
      </w:r>
      <w:r w:rsidR="0024636F">
        <w:rPr>
          <w:sz w:val="20"/>
          <w:szCs w:val="20"/>
        </w:rPr>
        <w:t xml:space="preserve">. </w:t>
      </w:r>
    </w:p>
    <w:p w14:paraId="4E2C7DD8" w14:textId="3E064A2B" w:rsidR="384B134C" w:rsidRPr="008E7ACD" w:rsidRDefault="384B134C" w:rsidP="08A690C9">
      <w:pPr>
        <w:pStyle w:val="ListParagraph"/>
        <w:numPr>
          <w:ilvl w:val="2"/>
          <w:numId w:val="1"/>
        </w:numPr>
        <w:rPr>
          <w:sz w:val="20"/>
          <w:szCs w:val="20"/>
        </w:rPr>
      </w:pPr>
      <w:r w:rsidRPr="008E7ACD">
        <w:rPr>
          <w:sz w:val="20"/>
          <w:szCs w:val="20"/>
        </w:rPr>
        <w:t>Error: “Not valid phone number”</w:t>
      </w:r>
    </w:p>
    <w:p w14:paraId="7EE8A6D6" w14:textId="6E15E5D2" w:rsidR="00080C7E" w:rsidRPr="008E7ACD" w:rsidRDefault="00080C7E" w:rsidP="00660470">
      <w:pPr>
        <w:pStyle w:val="ListParagraph"/>
        <w:numPr>
          <w:ilvl w:val="1"/>
          <w:numId w:val="1"/>
        </w:numPr>
        <w:rPr>
          <w:sz w:val="20"/>
          <w:szCs w:val="20"/>
        </w:rPr>
      </w:pPr>
      <w:r w:rsidRPr="008E7ACD">
        <w:rPr>
          <w:sz w:val="20"/>
          <w:szCs w:val="20"/>
        </w:rPr>
        <w:t>BirthMonth</w:t>
      </w:r>
      <w:r w:rsidR="56CB51E4" w:rsidRPr="008E7ACD">
        <w:rPr>
          <w:sz w:val="20"/>
          <w:szCs w:val="20"/>
        </w:rPr>
        <w:t>-validate (1-12)</w:t>
      </w:r>
    </w:p>
    <w:p w14:paraId="129B93B2" w14:textId="18B8DC2D" w:rsidR="442E7121" w:rsidRPr="008E7ACD" w:rsidRDefault="3E675838" w:rsidP="100CB990">
      <w:pPr>
        <w:pStyle w:val="ListParagraph"/>
        <w:numPr>
          <w:ilvl w:val="2"/>
          <w:numId w:val="1"/>
        </w:numPr>
        <w:rPr>
          <w:sz w:val="20"/>
          <w:szCs w:val="20"/>
        </w:rPr>
      </w:pPr>
      <w:r w:rsidRPr="008E7ACD">
        <w:rPr>
          <w:sz w:val="20"/>
          <w:szCs w:val="20"/>
        </w:rPr>
        <w:t>Error: “Not a valid date”</w:t>
      </w:r>
    </w:p>
    <w:p w14:paraId="352EA200" w14:textId="2EC53525" w:rsidR="373B6940" w:rsidRPr="008E7ACD" w:rsidRDefault="00080C7E" w:rsidP="51300A05">
      <w:pPr>
        <w:pStyle w:val="ListParagraph"/>
        <w:numPr>
          <w:ilvl w:val="1"/>
          <w:numId w:val="1"/>
        </w:numPr>
        <w:rPr>
          <w:sz w:val="20"/>
          <w:szCs w:val="20"/>
        </w:rPr>
      </w:pPr>
      <w:r w:rsidRPr="008E7ACD">
        <w:rPr>
          <w:sz w:val="20"/>
          <w:szCs w:val="20"/>
        </w:rPr>
        <w:t>BirthDay</w:t>
      </w:r>
      <w:r w:rsidR="195D43C9" w:rsidRPr="008E7ACD">
        <w:rPr>
          <w:sz w:val="20"/>
          <w:szCs w:val="20"/>
        </w:rPr>
        <w:t xml:space="preserve">- validate </w:t>
      </w:r>
      <w:r w:rsidR="7B4C122A" w:rsidRPr="008E7ACD">
        <w:rPr>
          <w:sz w:val="20"/>
          <w:szCs w:val="20"/>
        </w:rPr>
        <w:t>(</w:t>
      </w:r>
      <w:r w:rsidR="195D43C9" w:rsidRPr="008E7ACD">
        <w:rPr>
          <w:sz w:val="20"/>
          <w:szCs w:val="20"/>
        </w:rPr>
        <w:t>1-31</w:t>
      </w:r>
      <w:r w:rsidR="6C0567BA" w:rsidRPr="008E7ACD">
        <w:rPr>
          <w:sz w:val="20"/>
          <w:szCs w:val="20"/>
        </w:rPr>
        <w:t>)</w:t>
      </w:r>
    </w:p>
    <w:p w14:paraId="52D8AC03" w14:textId="7809F4AB" w:rsidR="51300A05" w:rsidRPr="008E7ACD" w:rsidRDefault="0201581D" w:rsidP="51300A05">
      <w:pPr>
        <w:pStyle w:val="ListParagraph"/>
        <w:numPr>
          <w:ilvl w:val="2"/>
          <w:numId w:val="1"/>
        </w:numPr>
        <w:rPr>
          <w:sz w:val="20"/>
          <w:szCs w:val="20"/>
        </w:rPr>
      </w:pPr>
      <w:r w:rsidRPr="008E7ACD">
        <w:rPr>
          <w:sz w:val="20"/>
          <w:szCs w:val="20"/>
        </w:rPr>
        <w:t>Error: “Not a valid date</w:t>
      </w:r>
      <w:r w:rsidR="2AC61349" w:rsidRPr="008E7ACD">
        <w:rPr>
          <w:sz w:val="20"/>
          <w:szCs w:val="20"/>
        </w:rPr>
        <w:t>”</w:t>
      </w:r>
    </w:p>
    <w:p w14:paraId="7171476C" w14:textId="0F33CDDB" w:rsidR="00080C7E" w:rsidRPr="008E7ACD" w:rsidRDefault="00080C7E" w:rsidP="00660470">
      <w:pPr>
        <w:pStyle w:val="ListParagraph"/>
        <w:numPr>
          <w:ilvl w:val="1"/>
          <w:numId w:val="1"/>
        </w:numPr>
        <w:rPr>
          <w:sz w:val="20"/>
          <w:szCs w:val="20"/>
        </w:rPr>
      </w:pPr>
      <w:r w:rsidRPr="008E7ACD">
        <w:rPr>
          <w:sz w:val="20"/>
          <w:szCs w:val="20"/>
        </w:rPr>
        <w:t>Last4SSN</w:t>
      </w:r>
      <w:r w:rsidR="10988029" w:rsidRPr="008E7ACD">
        <w:rPr>
          <w:sz w:val="20"/>
          <w:szCs w:val="20"/>
        </w:rPr>
        <w:t>-valid</w:t>
      </w:r>
      <w:r w:rsidR="4E3D8E83" w:rsidRPr="008E7ACD">
        <w:rPr>
          <w:sz w:val="20"/>
          <w:szCs w:val="20"/>
        </w:rPr>
        <w:t>ate</w:t>
      </w:r>
      <w:r w:rsidR="10988029" w:rsidRPr="008E7ACD">
        <w:rPr>
          <w:sz w:val="20"/>
          <w:szCs w:val="20"/>
        </w:rPr>
        <w:t xml:space="preserve"> 4 </w:t>
      </w:r>
      <w:r w:rsidR="39E8B65D" w:rsidRPr="008E7ACD">
        <w:rPr>
          <w:sz w:val="20"/>
          <w:szCs w:val="20"/>
        </w:rPr>
        <w:t>numerical</w:t>
      </w:r>
      <w:r w:rsidR="10988029" w:rsidRPr="008E7ACD">
        <w:rPr>
          <w:sz w:val="20"/>
          <w:szCs w:val="20"/>
        </w:rPr>
        <w:t xml:space="preserve"> char</w:t>
      </w:r>
    </w:p>
    <w:p w14:paraId="2693F1DC" w14:textId="02594828" w:rsidR="609614D4" w:rsidRPr="008E7ACD" w:rsidRDefault="38D74D50" w:rsidP="57CD4AF3">
      <w:pPr>
        <w:pStyle w:val="ListParagraph"/>
        <w:numPr>
          <w:ilvl w:val="2"/>
          <w:numId w:val="1"/>
        </w:numPr>
        <w:rPr>
          <w:sz w:val="20"/>
          <w:szCs w:val="20"/>
        </w:rPr>
      </w:pPr>
      <w:r w:rsidRPr="008E7ACD">
        <w:rPr>
          <w:sz w:val="20"/>
          <w:szCs w:val="20"/>
        </w:rPr>
        <w:t>Error: “Entry must be numeric and exactly 4 characters”</w:t>
      </w:r>
    </w:p>
    <w:p w14:paraId="1808C520" w14:textId="14FA715F" w:rsidR="00080C7E" w:rsidRPr="008E7ACD" w:rsidRDefault="00080C7E" w:rsidP="00660470">
      <w:pPr>
        <w:pStyle w:val="ListParagraph"/>
        <w:numPr>
          <w:ilvl w:val="1"/>
          <w:numId w:val="1"/>
        </w:numPr>
        <w:rPr>
          <w:sz w:val="20"/>
          <w:szCs w:val="20"/>
        </w:rPr>
      </w:pPr>
      <w:r w:rsidRPr="008E7ACD">
        <w:rPr>
          <w:sz w:val="20"/>
          <w:szCs w:val="20"/>
        </w:rPr>
        <w:t>NPI</w:t>
      </w:r>
      <w:r w:rsidR="43F41E2E" w:rsidRPr="008E7ACD">
        <w:rPr>
          <w:sz w:val="20"/>
          <w:szCs w:val="20"/>
        </w:rPr>
        <w:t>-validate 10 numerical char</w:t>
      </w:r>
    </w:p>
    <w:p w14:paraId="1D2073BA" w14:textId="15505DD5" w:rsidR="09608C9A" w:rsidRPr="008E7ACD" w:rsidRDefault="09608C9A" w:rsidP="288F8EE1">
      <w:pPr>
        <w:pStyle w:val="ListParagraph"/>
        <w:numPr>
          <w:ilvl w:val="2"/>
          <w:numId w:val="1"/>
        </w:numPr>
        <w:rPr>
          <w:sz w:val="20"/>
          <w:szCs w:val="20"/>
        </w:rPr>
      </w:pPr>
      <w:r w:rsidRPr="008E7ACD">
        <w:rPr>
          <w:sz w:val="20"/>
          <w:szCs w:val="20"/>
        </w:rPr>
        <w:t>Error: “Entry must be numeric and exactly 10 characters”</w:t>
      </w:r>
    </w:p>
    <w:p w14:paraId="067E7CAA" w14:textId="54EA3C83" w:rsidR="00080C7E" w:rsidRPr="008E7ACD" w:rsidRDefault="00080C7E" w:rsidP="00660470">
      <w:pPr>
        <w:pStyle w:val="ListParagraph"/>
        <w:numPr>
          <w:ilvl w:val="1"/>
          <w:numId w:val="1"/>
        </w:numPr>
        <w:rPr>
          <w:sz w:val="20"/>
          <w:szCs w:val="20"/>
        </w:rPr>
      </w:pPr>
      <w:r w:rsidRPr="008E7ACD">
        <w:rPr>
          <w:sz w:val="20"/>
          <w:szCs w:val="20"/>
        </w:rPr>
        <w:t>ReportingManager</w:t>
      </w:r>
      <w:r w:rsidR="22C066DB" w:rsidRPr="008E7ACD">
        <w:rPr>
          <w:sz w:val="20"/>
          <w:szCs w:val="20"/>
        </w:rPr>
        <w:t xml:space="preserve"> – validate manager exists</w:t>
      </w:r>
      <w:r w:rsidR="00FA1F09">
        <w:rPr>
          <w:sz w:val="20"/>
          <w:szCs w:val="20"/>
        </w:rPr>
        <w:t xml:space="preserve"> – corpID accepted</w:t>
      </w:r>
    </w:p>
    <w:p w14:paraId="0E6B44CB" w14:textId="553810E7" w:rsidR="1025E483" w:rsidRPr="008E7ACD" w:rsidRDefault="1025E483" w:rsidP="288F8EE1">
      <w:pPr>
        <w:pStyle w:val="ListParagraph"/>
        <w:numPr>
          <w:ilvl w:val="2"/>
          <w:numId w:val="1"/>
        </w:numPr>
        <w:rPr>
          <w:sz w:val="20"/>
          <w:szCs w:val="20"/>
        </w:rPr>
      </w:pPr>
      <w:r w:rsidRPr="008E7ACD">
        <w:rPr>
          <w:sz w:val="20"/>
          <w:szCs w:val="20"/>
        </w:rPr>
        <w:t>Error: “Not a valid manager”</w:t>
      </w:r>
    </w:p>
    <w:p w14:paraId="5CDB275C" w14:textId="3CE2BB57" w:rsidR="00080C7E" w:rsidRPr="008E7ACD" w:rsidRDefault="00080C7E" w:rsidP="00660470">
      <w:pPr>
        <w:pStyle w:val="ListParagraph"/>
        <w:numPr>
          <w:ilvl w:val="1"/>
          <w:numId w:val="1"/>
        </w:numPr>
        <w:rPr>
          <w:sz w:val="20"/>
          <w:szCs w:val="20"/>
        </w:rPr>
      </w:pPr>
      <w:r w:rsidRPr="008E7ACD">
        <w:rPr>
          <w:sz w:val="20"/>
          <w:szCs w:val="20"/>
        </w:rPr>
        <w:t>JobCode</w:t>
      </w:r>
      <w:r w:rsidR="5A46E172" w:rsidRPr="008E7ACD">
        <w:rPr>
          <w:sz w:val="20"/>
          <w:szCs w:val="20"/>
        </w:rPr>
        <w:t xml:space="preserve"> – validate job code exists, appropriate for usertype</w:t>
      </w:r>
      <w:r w:rsidR="00921715">
        <w:rPr>
          <w:sz w:val="20"/>
          <w:szCs w:val="20"/>
        </w:rPr>
        <w:t xml:space="preserve">. </w:t>
      </w:r>
      <w:r w:rsidR="006C54F8">
        <w:rPr>
          <w:sz w:val="20"/>
          <w:szCs w:val="20"/>
        </w:rPr>
        <w:t>If infor in scope, infor job codes allowed</w:t>
      </w:r>
      <w:r w:rsidR="009B0929">
        <w:rPr>
          <w:sz w:val="20"/>
          <w:szCs w:val="20"/>
        </w:rPr>
        <w:t>, if out of scope, legacy job codes allowed.</w:t>
      </w:r>
    </w:p>
    <w:p w14:paraId="3F8D5FD6" w14:textId="1870AADB" w:rsidR="3372FCC2" w:rsidRPr="008E7ACD" w:rsidRDefault="064E0F9B" w:rsidP="7BAF10FA">
      <w:pPr>
        <w:pStyle w:val="ListParagraph"/>
        <w:numPr>
          <w:ilvl w:val="2"/>
          <w:numId w:val="1"/>
        </w:numPr>
        <w:rPr>
          <w:sz w:val="20"/>
          <w:szCs w:val="20"/>
        </w:rPr>
      </w:pPr>
      <w:r w:rsidRPr="008E7ACD">
        <w:rPr>
          <w:sz w:val="20"/>
          <w:szCs w:val="20"/>
        </w:rPr>
        <w:t>Error: “Not a valid job code”</w:t>
      </w:r>
    </w:p>
    <w:p w14:paraId="4F61A2C7" w14:textId="20FA59B3" w:rsidR="77EAC9CC" w:rsidRDefault="064E0F9B" w:rsidP="77EAC9CC">
      <w:pPr>
        <w:pStyle w:val="ListParagraph"/>
        <w:numPr>
          <w:ilvl w:val="2"/>
          <w:numId w:val="1"/>
        </w:numPr>
        <w:rPr>
          <w:sz w:val="20"/>
          <w:szCs w:val="20"/>
        </w:rPr>
      </w:pPr>
      <w:r w:rsidRPr="008E7ACD">
        <w:rPr>
          <w:sz w:val="20"/>
          <w:szCs w:val="20"/>
        </w:rPr>
        <w:t>Error: “Job code not valid for this identity type”</w:t>
      </w:r>
    </w:p>
    <w:p w14:paraId="286F20F8" w14:textId="407CF657" w:rsidR="00FA1F09" w:rsidRPr="008E7ACD" w:rsidRDefault="00FA1F09" w:rsidP="77EAC9CC">
      <w:pPr>
        <w:pStyle w:val="ListParagraph"/>
        <w:numPr>
          <w:ilvl w:val="2"/>
          <w:numId w:val="1"/>
        </w:numPr>
        <w:rPr>
          <w:sz w:val="20"/>
          <w:szCs w:val="20"/>
        </w:rPr>
      </w:pPr>
      <w:r>
        <w:rPr>
          <w:sz w:val="20"/>
          <w:szCs w:val="20"/>
        </w:rPr>
        <w:t>Error: “Job code required”</w:t>
      </w:r>
    </w:p>
    <w:p w14:paraId="4DB85F1C" w14:textId="24FACC85" w:rsidR="00080C7E" w:rsidRPr="008E7ACD" w:rsidRDefault="00080C7E" w:rsidP="00660470">
      <w:pPr>
        <w:pStyle w:val="ListParagraph"/>
        <w:numPr>
          <w:ilvl w:val="1"/>
          <w:numId w:val="1"/>
        </w:numPr>
        <w:rPr>
          <w:sz w:val="20"/>
          <w:szCs w:val="20"/>
        </w:rPr>
      </w:pPr>
      <w:r w:rsidRPr="008E7ACD">
        <w:rPr>
          <w:sz w:val="20"/>
          <w:szCs w:val="20"/>
        </w:rPr>
        <w:t>OrganizationUnit</w:t>
      </w:r>
      <w:r w:rsidR="16A2E296" w:rsidRPr="008E7ACD">
        <w:rPr>
          <w:sz w:val="20"/>
          <w:szCs w:val="20"/>
        </w:rPr>
        <w:t>-</w:t>
      </w:r>
      <w:r w:rsidR="7CF1D62C" w:rsidRPr="008E7ACD">
        <w:rPr>
          <w:sz w:val="20"/>
          <w:szCs w:val="20"/>
        </w:rPr>
        <w:t xml:space="preserve"> </w:t>
      </w:r>
      <w:r w:rsidR="587D726A" w:rsidRPr="008E7ACD">
        <w:rPr>
          <w:sz w:val="20"/>
          <w:szCs w:val="20"/>
        </w:rPr>
        <w:t>valid</w:t>
      </w:r>
      <w:r w:rsidR="15AC6E71" w:rsidRPr="008E7ACD">
        <w:rPr>
          <w:sz w:val="20"/>
          <w:szCs w:val="20"/>
        </w:rPr>
        <w:t>ate department exist</w:t>
      </w:r>
    </w:p>
    <w:p w14:paraId="3554BA73" w14:textId="0419FC1F" w:rsidR="755EBDAF" w:rsidRDefault="2426AC0F" w:rsidP="20F001C3">
      <w:pPr>
        <w:pStyle w:val="ListParagraph"/>
        <w:numPr>
          <w:ilvl w:val="2"/>
          <w:numId w:val="1"/>
        </w:numPr>
        <w:rPr>
          <w:sz w:val="20"/>
          <w:szCs w:val="20"/>
        </w:rPr>
      </w:pPr>
      <w:r w:rsidRPr="008E7ACD">
        <w:rPr>
          <w:sz w:val="20"/>
          <w:szCs w:val="20"/>
        </w:rPr>
        <w:t>Error: “Not a valid Department”</w:t>
      </w:r>
    </w:p>
    <w:p w14:paraId="68E5D110" w14:textId="39DF416D" w:rsidR="00CA020B" w:rsidRPr="008E7ACD" w:rsidRDefault="00CA020B" w:rsidP="20F001C3">
      <w:pPr>
        <w:pStyle w:val="ListParagraph"/>
        <w:numPr>
          <w:ilvl w:val="2"/>
          <w:numId w:val="1"/>
        </w:numPr>
        <w:rPr>
          <w:sz w:val="20"/>
          <w:szCs w:val="20"/>
        </w:rPr>
      </w:pPr>
      <w:r>
        <w:rPr>
          <w:sz w:val="20"/>
          <w:szCs w:val="20"/>
        </w:rPr>
        <w:t>Error: “Department is required”</w:t>
      </w:r>
    </w:p>
    <w:p w14:paraId="15F7FF75" w14:textId="1D468497" w:rsidR="004872D9" w:rsidRPr="008E7ACD" w:rsidRDefault="00080C7E" w:rsidP="00660470">
      <w:pPr>
        <w:pStyle w:val="ListParagraph"/>
        <w:numPr>
          <w:ilvl w:val="1"/>
          <w:numId w:val="1"/>
        </w:numPr>
        <w:rPr>
          <w:sz w:val="20"/>
          <w:szCs w:val="20"/>
        </w:rPr>
      </w:pPr>
      <w:r w:rsidRPr="008E7ACD">
        <w:rPr>
          <w:sz w:val="20"/>
          <w:szCs w:val="20"/>
        </w:rPr>
        <w:t>Location</w:t>
      </w:r>
      <w:r w:rsidR="76A22DB0" w:rsidRPr="008E7ACD">
        <w:rPr>
          <w:sz w:val="20"/>
          <w:szCs w:val="20"/>
        </w:rPr>
        <w:t xml:space="preserve"> – validate location exists and active</w:t>
      </w:r>
      <w:r w:rsidR="00882562">
        <w:rPr>
          <w:sz w:val="20"/>
          <w:szCs w:val="20"/>
        </w:rPr>
        <w:t>. If user type is NHCC, location name must start with NHCC</w:t>
      </w:r>
      <w:r w:rsidR="009F75C4">
        <w:rPr>
          <w:sz w:val="20"/>
          <w:szCs w:val="20"/>
        </w:rPr>
        <w:t>.</w:t>
      </w:r>
      <w:r w:rsidR="00A020A3">
        <w:rPr>
          <w:sz w:val="20"/>
          <w:szCs w:val="20"/>
        </w:rPr>
        <w:t xml:space="preserve"> Locations must be active</w:t>
      </w:r>
    </w:p>
    <w:p w14:paraId="50485B8B" w14:textId="71722488" w:rsidR="343080B5" w:rsidRDefault="343080B5" w:rsidP="5E2A7DC4">
      <w:pPr>
        <w:pStyle w:val="ListParagraph"/>
        <w:numPr>
          <w:ilvl w:val="2"/>
          <w:numId w:val="1"/>
        </w:numPr>
        <w:rPr>
          <w:sz w:val="20"/>
          <w:szCs w:val="20"/>
        </w:rPr>
      </w:pPr>
      <w:r w:rsidRPr="008E7ACD">
        <w:rPr>
          <w:sz w:val="20"/>
          <w:szCs w:val="20"/>
        </w:rPr>
        <w:t>Error: “Location required for this identity type”</w:t>
      </w:r>
    </w:p>
    <w:p w14:paraId="70988822" w14:textId="3091514B" w:rsidR="009F3D09" w:rsidRDefault="009F3D09" w:rsidP="5E2A7DC4">
      <w:pPr>
        <w:pStyle w:val="ListParagraph"/>
        <w:numPr>
          <w:ilvl w:val="2"/>
          <w:numId w:val="1"/>
        </w:numPr>
        <w:rPr>
          <w:sz w:val="20"/>
          <w:szCs w:val="20"/>
        </w:rPr>
      </w:pPr>
      <w:r>
        <w:rPr>
          <w:sz w:val="20"/>
          <w:szCs w:val="20"/>
        </w:rPr>
        <w:t>Error: “Invalid Location Specified</w:t>
      </w:r>
      <w:r w:rsidR="00CA020B">
        <w:rPr>
          <w:sz w:val="20"/>
          <w:szCs w:val="20"/>
        </w:rPr>
        <w:t>”</w:t>
      </w:r>
    </w:p>
    <w:p w14:paraId="768752EE" w14:textId="5857CEC2" w:rsidR="001F64F0" w:rsidRDefault="001F64F0" w:rsidP="5E2A7DC4">
      <w:pPr>
        <w:pStyle w:val="ListParagraph"/>
        <w:numPr>
          <w:ilvl w:val="2"/>
          <w:numId w:val="1"/>
        </w:numPr>
        <w:rPr>
          <w:sz w:val="20"/>
          <w:szCs w:val="20"/>
        </w:rPr>
      </w:pPr>
      <w:r>
        <w:rPr>
          <w:sz w:val="20"/>
          <w:szCs w:val="20"/>
        </w:rPr>
        <w:t>E</w:t>
      </w:r>
      <w:r w:rsidR="009F75C4">
        <w:rPr>
          <w:sz w:val="20"/>
          <w:szCs w:val="20"/>
        </w:rPr>
        <w:t>rror: “Location name must start with NHCC”</w:t>
      </w:r>
    </w:p>
    <w:p w14:paraId="3F01C1FD" w14:textId="15FC98CC" w:rsidR="00A020A3" w:rsidRPr="008E7ACD" w:rsidRDefault="00A020A3" w:rsidP="5E2A7DC4">
      <w:pPr>
        <w:pStyle w:val="ListParagraph"/>
        <w:numPr>
          <w:ilvl w:val="2"/>
          <w:numId w:val="1"/>
        </w:numPr>
        <w:rPr>
          <w:sz w:val="20"/>
          <w:szCs w:val="20"/>
        </w:rPr>
      </w:pPr>
      <w:r>
        <w:rPr>
          <w:sz w:val="20"/>
          <w:szCs w:val="20"/>
        </w:rPr>
        <w:t>Error: “Location must be active”</w:t>
      </w:r>
    </w:p>
    <w:p w14:paraId="1E521CB1" w14:textId="1FB181FC" w:rsidR="004872D9" w:rsidRPr="008E7ACD" w:rsidRDefault="004872D9" w:rsidP="00660470">
      <w:pPr>
        <w:pStyle w:val="ListParagraph"/>
        <w:numPr>
          <w:ilvl w:val="1"/>
          <w:numId w:val="1"/>
        </w:numPr>
        <w:rPr>
          <w:sz w:val="20"/>
          <w:szCs w:val="20"/>
        </w:rPr>
      </w:pPr>
      <w:r w:rsidRPr="008E7ACD">
        <w:rPr>
          <w:sz w:val="20"/>
          <w:szCs w:val="20"/>
        </w:rPr>
        <w:t>StartDate</w:t>
      </w:r>
      <w:r w:rsidR="4EB543E2" w:rsidRPr="008E7ACD">
        <w:rPr>
          <w:sz w:val="20"/>
          <w:szCs w:val="20"/>
        </w:rPr>
        <w:t xml:space="preserve"> - validate date</w:t>
      </w:r>
      <w:r w:rsidR="2DF2C5C9" w:rsidRPr="008E7ACD">
        <w:rPr>
          <w:sz w:val="20"/>
          <w:szCs w:val="20"/>
        </w:rPr>
        <w:t>,</w:t>
      </w:r>
      <w:r w:rsidR="30CBD5C7" w:rsidRPr="008E7ACD">
        <w:rPr>
          <w:sz w:val="20"/>
          <w:szCs w:val="20"/>
        </w:rPr>
        <w:t>mm/dd/yy</w:t>
      </w:r>
    </w:p>
    <w:p w14:paraId="46C57DE6" w14:textId="32E40343" w:rsidR="56034751" w:rsidRPr="008E7ACD" w:rsidRDefault="3B8D2CC1" w:rsidP="56034751">
      <w:pPr>
        <w:pStyle w:val="ListParagraph"/>
        <w:numPr>
          <w:ilvl w:val="2"/>
          <w:numId w:val="1"/>
        </w:numPr>
        <w:rPr>
          <w:sz w:val="20"/>
          <w:szCs w:val="20"/>
        </w:rPr>
      </w:pPr>
      <w:r w:rsidRPr="008E7ACD">
        <w:rPr>
          <w:sz w:val="20"/>
          <w:szCs w:val="20"/>
        </w:rPr>
        <w:t>Error: “</w:t>
      </w:r>
      <w:r w:rsidR="1FADECCC" w:rsidRPr="008E7ACD">
        <w:rPr>
          <w:sz w:val="20"/>
          <w:szCs w:val="20"/>
        </w:rPr>
        <w:t>Start date required”</w:t>
      </w:r>
    </w:p>
    <w:p w14:paraId="2F56DA64" w14:textId="63375EBB" w:rsidR="1FADECCC" w:rsidRPr="008E7ACD" w:rsidRDefault="1FADECCC" w:rsidP="148D78CC">
      <w:pPr>
        <w:pStyle w:val="ListParagraph"/>
        <w:numPr>
          <w:ilvl w:val="2"/>
          <w:numId w:val="1"/>
        </w:numPr>
        <w:rPr>
          <w:sz w:val="20"/>
          <w:szCs w:val="20"/>
        </w:rPr>
      </w:pPr>
      <w:r w:rsidRPr="008E7ACD">
        <w:rPr>
          <w:sz w:val="20"/>
          <w:szCs w:val="20"/>
        </w:rPr>
        <w:t>Error: “Not a valid date”</w:t>
      </w:r>
    </w:p>
    <w:p w14:paraId="6C22EF99" w14:textId="4BD1A3F3" w:rsidR="00F43F55" w:rsidRPr="008E7ACD" w:rsidRDefault="004872D9" w:rsidP="00660470">
      <w:pPr>
        <w:pStyle w:val="ListParagraph"/>
        <w:numPr>
          <w:ilvl w:val="1"/>
          <w:numId w:val="1"/>
        </w:numPr>
        <w:rPr>
          <w:sz w:val="20"/>
          <w:szCs w:val="20"/>
        </w:rPr>
      </w:pPr>
      <w:r w:rsidRPr="008E7ACD">
        <w:rPr>
          <w:sz w:val="20"/>
          <w:szCs w:val="20"/>
        </w:rPr>
        <w:t>EndDate</w:t>
      </w:r>
      <w:r w:rsidR="3E2683AB" w:rsidRPr="008E7ACD">
        <w:rPr>
          <w:sz w:val="20"/>
          <w:szCs w:val="20"/>
        </w:rPr>
        <w:t xml:space="preserve"> – validate date valid</w:t>
      </w:r>
      <w:r w:rsidR="7EF58B99" w:rsidRPr="008E7ACD">
        <w:rPr>
          <w:sz w:val="20"/>
          <w:szCs w:val="20"/>
        </w:rPr>
        <w:t>,</w:t>
      </w:r>
      <w:r w:rsidR="326DADDC" w:rsidRPr="008E7ACD">
        <w:rPr>
          <w:sz w:val="20"/>
          <w:szCs w:val="20"/>
        </w:rPr>
        <w:t xml:space="preserve"> mm/dd/yy</w:t>
      </w:r>
      <w:r w:rsidR="0029142C">
        <w:rPr>
          <w:sz w:val="20"/>
          <w:szCs w:val="20"/>
        </w:rPr>
        <w:t>. Required for certain user types:</w:t>
      </w:r>
      <w:r w:rsidR="00315889" w:rsidRPr="00315889">
        <w:rPr>
          <w:rFonts w:ascii="Cambria" w:hAnsi="Cambria"/>
          <w:color w:val="000000"/>
          <w:sz w:val="16"/>
          <w:szCs w:val="16"/>
          <w:shd w:val="clear" w:color="auto" w:fill="FFFFFF"/>
        </w:rPr>
        <w:t xml:space="preserve"> </w:t>
      </w:r>
      <w:r w:rsidR="00315889" w:rsidRPr="00315889">
        <w:rPr>
          <w:sz w:val="20"/>
          <w:szCs w:val="20"/>
        </w:rPr>
        <w:t xml:space="preserve">Dependent on user type (required). </w:t>
      </w:r>
      <w:r w:rsidR="00315889" w:rsidRPr="00315889">
        <w:rPr>
          <w:sz w:val="12"/>
          <w:szCs w:val="12"/>
        </w:rPr>
        <w:t>User Type Options: Lab Contractor; Student; Clinical Engineering; Food Services; Staff Traveler Acute; Intl Nurse Fellows; MedQuest Contractor; Staff Float Ambulatory; Volunteer; EVS; Clergy/Spirit Care; Donor Services Transplant; Vendor User; (NonEE) Contractor; Contractor; Patient Transport </w:t>
      </w:r>
    </w:p>
    <w:p w14:paraId="5A144FD1" w14:textId="1BDEE92E" w:rsidR="00F43F55" w:rsidRPr="008E7ACD" w:rsidRDefault="294AE32C" w:rsidP="3A02B10B">
      <w:pPr>
        <w:pStyle w:val="ListParagraph"/>
        <w:numPr>
          <w:ilvl w:val="2"/>
          <w:numId w:val="1"/>
        </w:numPr>
        <w:rPr>
          <w:sz w:val="20"/>
          <w:szCs w:val="20"/>
        </w:rPr>
      </w:pPr>
      <w:r w:rsidRPr="008E7ACD">
        <w:rPr>
          <w:sz w:val="20"/>
          <w:szCs w:val="20"/>
        </w:rPr>
        <w:t>Error: “End date required”</w:t>
      </w:r>
    </w:p>
    <w:p w14:paraId="608E29EC" w14:textId="4F9831CF" w:rsidR="00F43F55" w:rsidRPr="008E7ACD" w:rsidRDefault="294AE32C" w:rsidP="3A02B10B">
      <w:pPr>
        <w:pStyle w:val="ListParagraph"/>
        <w:numPr>
          <w:ilvl w:val="2"/>
          <w:numId w:val="1"/>
        </w:numPr>
        <w:rPr>
          <w:sz w:val="20"/>
          <w:szCs w:val="20"/>
        </w:rPr>
      </w:pPr>
      <w:r w:rsidRPr="008E7ACD">
        <w:rPr>
          <w:sz w:val="20"/>
          <w:szCs w:val="20"/>
        </w:rPr>
        <w:t>Error: “End date outside policy”</w:t>
      </w:r>
    </w:p>
    <w:p w14:paraId="09E564C5" w14:textId="65F7BD17" w:rsidR="00F43F55" w:rsidRPr="008E7ACD" w:rsidRDefault="03C071A2" w:rsidP="1EE1C8D1">
      <w:pPr>
        <w:pStyle w:val="ListParagraph"/>
        <w:numPr>
          <w:ilvl w:val="2"/>
          <w:numId w:val="1"/>
        </w:numPr>
        <w:rPr>
          <w:sz w:val="20"/>
          <w:szCs w:val="20"/>
        </w:rPr>
      </w:pPr>
      <w:r w:rsidRPr="008E7ACD">
        <w:rPr>
          <w:sz w:val="20"/>
          <w:szCs w:val="20"/>
        </w:rPr>
        <w:t>Error: “End date cannot be earlier than entry date”</w:t>
      </w:r>
    </w:p>
    <w:p w14:paraId="08EC64D9" w14:textId="77FC616B" w:rsidR="000A63D6" w:rsidRPr="008E7ACD" w:rsidRDefault="76F684C2" w:rsidP="1EE1C8D1">
      <w:pPr>
        <w:pStyle w:val="ListParagraph"/>
        <w:numPr>
          <w:ilvl w:val="2"/>
          <w:numId w:val="1"/>
        </w:numPr>
        <w:rPr>
          <w:sz w:val="20"/>
          <w:szCs w:val="20"/>
        </w:rPr>
      </w:pPr>
      <w:r w:rsidRPr="008E7ACD">
        <w:rPr>
          <w:sz w:val="20"/>
          <w:szCs w:val="20"/>
        </w:rPr>
        <w:t>Error: “Not a valid date”</w:t>
      </w:r>
    </w:p>
    <w:p w14:paraId="40D12521" w14:textId="52222834" w:rsidR="00F066BE" w:rsidRPr="008E7ACD" w:rsidRDefault="000A63D6" w:rsidP="000A63D6">
      <w:pPr>
        <w:pStyle w:val="ListParagraph"/>
        <w:numPr>
          <w:ilvl w:val="1"/>
          <w:numId w:val="1"/>
        </w:numPr>
        <w:rPr>
          <w:sz w:val="20"/>
          <w:szCs w:val="20"/>
        </w:rPr>
      </w:pPr>
      <w:r w:rsidRPr="008E7ACD">
        <w:rPr>
          <w:sz w:val="20"/>
          <w:szCs w:val="20"/>
        </w:rPr>
        <w:t xml:space="preserve">NOT LISTED </w:t>
      </w:r>
      <w:r w:rsidR="00C87605" w:rsidRPr="008E7ACD">
        <w:rPr>
          <w:sz w:val="20"/>
          <w:szCs w:val="20"/>
        </w:rPr>
        <w:t>–</w:t>
      </w:r>
      <w:r w:rsidRPr="008E7ACD">
        <w:rPr>
          <w:sz w:val="20"/>
          <w:szCs w:val="20"/>
        </w:rPr>
        <w:t xml:space="preserve"> </w:t>
      </w:r>
      <w:r w:rsidR="00C87605" w:rsidRPr="008E7ACD">
        <w:rPr>
          <w:sz w:val="20"/>
          <w:szCs w:val="20"/>
        </w:rPr>
        <w:t xml:space="preserve">POSITION </w:t>
      </w:r>
      <w:r w:rsidR="008407CA" w:rsidRPr="008E7ACD">
        <w:rPr>
          <w:sz w:val="20"/>
          <w:szCs w:val="20"/>
        </w:rPr>
        <w:t>–</w:t>
      </w:r>
      <w:r w:rsidR="006F364C" w:rsidRPr="008E7ACD">
        <w:rPr>
          <w:sz w:val="20"/>
          <w:szCs w:val="20"/>
        </w:rPr>
        <w:t xml:space="preserve"> </w:t>
      </w:r>
      <w:r w:rsidR="008407CA" w:rsidRPr="008E7ACD">
        <w:rPr>
          <w:sz w:val="20"/>
          <w:szCs w:val="20"/>
        </w:rPr>
        <w:t xml:space="preserve">if infor in scope user type </w:t>
      </w:r>
      <w:r w:rsidR="00C35E9A" w:rsidRPr="008E7ACD">
        <w:rPr>
          <w:sz w:val="20"/>
          <w:szCs w:val="20"/>
        </w:rPr>
        <w:t>–</w:t>
      </w:r>
      <w:r w:rsidR="008407CA" w:rsidRPr="008E7ACD">
        <w:rPr>
          <w:sz w:val="20"/>
          <w:szCs w:val="20"/>
        </w:rPr>
        <w:t xml:space="preserve"> </w:t>
      </w:r>
      <w:r w:rsidR="00C35E9A" w:rsidRPr="008E7ACD">
        <w:rPr>
          <w:sz w:val="20"/>
          <w:szCs w:val="20"/>
        </w:rPr>
        <w:t>calculate position based on supplied values, confirm tha</w:t>
      </w:r>
      <w:r w:rsidR="00F066BE" w:rsidRPr="008E7ACD">
        <w:rPr>
          <w:sz w:val="20"/>
          <w:szCs w:val="20"/>
        </w:rPr>
        <w:t>t one can be found. Not required for OOS user types</w:t>
      </w:r>
      <w:r w:rsidR="00A020A3">
        <w:rPr>
          <w:sz w:val="20"/>
          <w:szCs w:val="20"/>
        </w:rPr>
        <w:t>. Position must be active.</w:t>
      </w:r>
    </w:p>
    <w:p w14:paraId="5AC69B3B" w14:textId="4AB21EB3" w:rsidR="008D34EE" w:rsidRPr="008E7ACD" w:rsidRDefault="008D34EE" w:rsidP="00A20B76">
      <w:pPr>
        <w:pStyle w:val="NormalWeb"/>
        <w:numPr>
          <w:ilvl w:val="2"/>
          <w:numId w:val="1"/>
        </w:numPr>
        <w:rPr>
          <w:sz w:val="20"/>
          <w:szCs w:val="20"/>
        </w:rPr>
      </w:pPr>
      <w:r w:rsidRPr="008E7ACD">
        <w:rPr>
          <w:sz w:val="20"/>
          <w:szCs w:val="20"/>
        </w:rPr>
        <w:t>Error message when position is not found with the composite values:</w:t>
      </w:r>
      <w:r w:rsidR="00A20B76" w:rsidRPr="008E7ACD">
        <w:rPr>
          <w:sz w:val="20"/>
          <w:szCs w:val="20"/>
        </w:rPr>
        <w:t xml:space="preserve"> </w:t>
      </w:r>
      <w:r w:rsidRPr="008E7ACD">
        <w:rPr>
          <w:sz w:val="20"/>
          <w:szCs w:val="20"/>
        </w:rPr>
        <w:t>'The selected combination of Manager, Job Code, and Department did not produce a valid Position ID. Please review supplied data and if necessary submit an HR case requesting a new position with the values supplied. Submission may not occur without a valid Position ID'</w:t>
      </w:r>
    </w:p>
    <w:p w14:paraId="1979DA02" w14:textId="2FA2AF4A" w:rsidR="00564678" w:rsidRPr="008E7ACD" w:rsidRDefault="007471A3" w:rsidP="00AC63F5">
      <w:pPr>
        <w:pStyle w:val="NormalWeb"/>
        <w:numPr>
          <w:ilvl w:val="2"/>
          <w:numId w:val="1"/>
        </w:numPr>
        <w:rPr>
          <w:sz w:val="20"/>
          <w:szCs w:val="20"/>
        </w:rPr>
      </w:pPr>
      <w:r w:rsidRPr="008E7ACD">
        <w:rPr>
          <w:sz w:val="20"/>
          <w:szCs w:val="20"/>
        </w:rPr>
        <w:t>Error message when more than 1 position is found</w:t>
      </w:r>
      <w:r w:rsidR="00AC63F5" w:rsidRPr="008E7ACD">
        <w:rPr>
          <w:sz w:val="20"/>
          <w:szCs w:val="20"/>
        </w:rPr>
        <w:t>: 'The selected combination of Manager, Job Code, and Department returned two potential Position ID's. Please submit an incident with IAM Provisioning; please provide a screenshot of this error message and the supplied Manager, Job Code, and Department'</w:t>
      </w:r>
    </w:p>
    <w:p w14:paraId="6143C0C2" w14:textId="23061188" w:rsidR="00A31DBA" w:rsidRPr="008E7ACD" w:rsidRDefault="0076300E" w:rsidP="00564678">
      <w:pPr>
        <w:pStyle w:val="NormalWeb"/>
        <w:numPr>
          <w:ilvl w:val="1"/>
          <w:numId w:val="1"/>
        </w:numPr>
        <w:rPr>
          <w:sz w:val="20"/>
          <w:szCs w:val="20"/>
        </w:rPr>
      </w:pPr>
      <w:r w:rsidRPr="008E7ACD">
        <w:rPr>
          <w:sz w:val="20"/>
          <w:szCs w:val="20"/>
        </w:rPr>
        <w:t>NOT LIST</w:t>
      </w:r>
      <w:r w:rsidR="004823E6" w:rsidRPr="008E7ACD">
        <w:rPr>
          <w:sz w:val="20"/>
          <w:szCs w:val="20"/>
        </w:rPr>
        <w:t>ED</w:t>
      </w:r>
      <w:r w:rsidRPr="008E7ACD">
        <w:rPr>
          <w:sz w:val="20"/>
          <w:szCs w:val="20"/>
        </w:rPr>
        <w:t xml:space="preserve"> – GREEN SECURITY </w:t>
      </w:r>
      <w:r w:rsidR="000D037E" w:rsidRPr="008E7ACD">
        <w:rPr>
          <w:sz w:val="20"/>
          <w:szCs w:val="20"/>
        </w:rPr>
        <w:t xml:space="preserve"> - </w:t>
      </w:r>
      <w:r w:rsidR="00A90C8F" w:rsidRPr="008E7ACD">
        <w:rPr>
          <w:sz w:val="20"/>
          <w:szCs w:val="20"/>
        </w:rPr>
        <w:t>validate user has gone through green security</w:t>
      </w:r>
    </w:p>
    <w:p w14:paraId="31FDCC8A" w14:textId="77777777" w:rsidR="008A14BF" w:rsidRPr="008E7ACD" w:rsidRDefault="00656AD6" w:rsidP="00A31DBA">
      <w:pPr>
        <w:pStyle w:val="NormalWeb"/>
        <w:numPr>
          <w:ilvl w:val="2"/>
          <w:numId w:val="1"/>
        </w:numPr>
        <w:rPr>
          <w:sz w:val="20"/>
          <w:szCs w:val="20"/>
          <w:highlight w:val="yellow"/>
        </w:rPr>
      </w:pPr>
      <w:r w:rsidRPr="54AFB678">
        <w:rPr>
          <w:sz w:val="20"/>
          <w:szCs w:val="20"/>
          <w:highlight w:val="yellow"/>
        </w:rPr>
        <w:t>Error</w:t>
      </w:r>
      <w:r w:rsidR="00F743A7" w:rsidRPr="54AFB678">
        <w:rPr>
          <w:sz w:val="20"/>
          <w:szCs w:val="20"/>
          <w:highlight w:val="yellow"/>
        </w:rPr>
        <w:t>: “</w:t>
      </w:r>
      <w:r w:rsidR="0095735B" w:rsidRPr="54AFB678">
        <w:rPr>
          <w:rFonts w:asciiTheme="minorHAnsi" w:eastAsiaTheme="minorEastAsia" w:hAnsiTheme="minorHAnsi" w:cstheme="minorBidi"/>
          <w:kern w:val="2"/>
          <w:sz w:val="20"/>
          <w:szCs w:val="20"/>
          <w:highlight w:val="yellow"/>
          <w14:ligatures w14:val="standardContextual"/>
        </w:rPr>
        <w:t>Green Security compliance required for hiring”</w:t>
      </w:r>
    </w:p>
    <w:p w14:paraId="3F5595A7" w14:textId="40664BDB" w:rsidR="00F43F55" w:rsidRPr="008E7ACD" w:rsidRDefault="00D26FB8" w:rsidP="008A14BF">
      <w:pPr>
        <w:pStyle w:val="NormalWeb"/>
        <w:numPr>
          <w:ilvl w:val="1"/>
          <w:numId w:val="1"/>
        </w:numPr>
        <w:rPr>
          <w:sz w:val="20"/>
          <w:szCs w:val="20"/>
        </w:rPr>
      </w:pPr>
      <w:r w:rsidRPr="2BF8C4E0">
        <w:rPr>
          <w:sz w:val="20"/>
          <w:szCs w:val="20"/>
        </w:rPr>
        <w:t xml:space="preserve">NOT LISTED – DUPLICATE CHECK – validate record is not duplicate based on </w:t>
      </w:r>
      <w:r w:rsidR="00A85730" w:rsidRPr="2BF8C4E0">
        <w:rPr>
          <w:sz w:val="20"/>
          <w:szCs w:val="20"/>
        </w:rPr>
        <w:t>5</w:t>
      </w:r>
      <w:r w:rsidR="0031036F" w:rsidRPr="2BF8C4E0">
        <w:rPr>
          <w:sz w:val="20"/>
          <w:szCs w:val="20"/>
        </w:rPr>
        <w:t xml:space="preserve"> identifiers: firstname,</w:t>
      </w:r>
      <w:r w:rsidR="75BF0EAD" w:rsidRPr="2BF8C4E0">
        <w:rPr>
          <w:sz w:val="20"/>
          <w:szCs w:val="20"/>
        </w:rPr>
        <w:t xml:space="preserve"> </w:t>
      </w:r>
      <w:r w:rsidR="0031036F" w:rsidRPr="2BF8C4E0">
        <w:rPr>
          <w:sz w:val="20"/>
          <w:szCs w:val="20"/>
        </w:rPr>
        <w:t>lastname,</w:t>
      </w:r>
      <w:r w:rsidR="2364A7E1" w:rsidRPr="2BF8C4E0">
        <w:rPr>
          <w:sz w:val="20"/>
          <w:szCs w:val="20"/>
        </w:rPr>
        <w:t xml:space="preserve"> </w:t>
      </w:r>
      <w:r w:rsidR="0031036F" w:rsidRPr="2BF8C4E0">
        <w:rPr>
          <w:sz w:val="20"/>
          <w:szCs w:val="20"/>
        </w:rPr>
        <w:t>mmdd,</w:t>
      </w:r>
      <w:r w:rsidR="4652AE49" w:rsidRPr="2BF8C4E0">
        <w:rPr>
          <w:sz w:val="20"/>
          <w:szCs w:val="20"/>
        </w:rPr>
        <w:t xml:space="preserve"> </w:t>
      </w:r>
      <w:r w:rsidR="0031036F" w:rsidRPr="2BF8C4E0">
        <w:rPr>
          <w:sz w:val="20"/>
          <w:szCs w:val="20"/>
        </w:rPr>
        <w:t>last4ssn</w:t>
      </w:r>
      <w:r w:rsidR="00A85730" w:rsidRPr="2BF8C4E0">
        <w:rPr>
          <w:sz w:val="20"/>
          <w:szCs w:val="20"/>
        </w:rPr>
        <w:t>, identity type</w:t>
      </w:r>
      <w:r w:rsidR="2BA6A584" w:rsidRPr="2BF8C4E0">
        <w:rPr>
          <w:sz w:val="20"/>
          <w:szCs w:val="20"/>
        </w:rPr>
        <w:t>,personal email address</w:t>
      </w:r>
      <w:r w:rsidR="00D31CA1" w:rsidRPr="2BF8C4E0">
        <w:rPr>
          <w:sz w:val="20"/>
          <w:szCs w:val="20"/>
        </w:rPr>
        <w:t xml:space="preserve">. The original identity </w:t>
      </w:r>
      <w:r w:rsidR="00C80EDA" w:rsidRPr="2BF8C4E0">
        <w:rPr>
          <w:sz w:val="20"/>
          <w:szCs w:val="20"/>
        </w:rPr>
        <w:t>is also active.</w:t>
      </w:r>
    </w:p>
    <w:p w14:paraId="4D88D38A" w14:textId="517300B3" w:rsidR="006B392B" w:rsidRPr="008E7ACD" w:rsidRDefault="1AF7820E" w:rsidP="00C80EDA">
      <w:pPr>
        <w:pStyle w:val="NormalWeb"/>
        <w:numPr>
          <w:ilvl w:val="2"/>
          <w:numId w:val="1"/>
        </w:numPr>
        <w:rPr>
          <w:sz w:val="20"/>
          <w:szCs w:val="20"/>
        </w:rPr>
      </w:pPr>
      <w:r w:rsidRPr="008E7ACD">
        <w:rPr>
          <w:sz w:val="20"/>
          <w:szCs w:val="20"/>
        </w:rPr>
        <w:t>Error: “Duplicate identity found</w:t>
      </w:r>
      <w:r w:rsidR="5DEE47BF" w:rsidRPr="008E7ACD">
        <w:rPr>
          <w:sz w:val="20"/>
          <w:szCs w:val="20"/>
        </w:rPr>
        <w:t xml:space="preserve">, rehires, conversions, and concurrent </w:t>
      </w:r>
      <w:r w:rsidR="0F9F907D" w:rsidRPr="008E7ACD">
        <w:rPr>
          <w:sz w:val="20"/>
          <w:szCs w:val="20"/>
        </w:rPr>
        <w:t xml:space="preserve">user </w:t>
      </w:r>
      <w:r w:rsidR="5DEE47BF" w:rsidRPr="008E7ACD">
        <w:rPr>
          <w:sz w:val="20"/>
          <w:szCs w:val="20"/>
        </w:rPr>
        <w:t>relationships may not be submitted VIA bulk upload.</w:t>
      </w:r>
    </w:p>
    <w:p w14:paraId="4E80ED55" w14:textId="06B286E7" w:rsidR="00E35D54" w:rsidRPr="008E7ACD" w:rsidRDefault="00E35D54" w:rsidP="00E35D54">
      <w:pPr>
        <w:rPr>
          <w:sz w:val="20"/>
          <w:szCs w:val="20"/>
        </w:rPr>
      </w:pPr>
    </w:p>
    <w:sectPr w:rsidR="00E35D54" w:rsidRPr="008E7A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ndi, Komal Reddy" w:date="2026-07-09T09:48:00Z" w:initials="KK">
    <w:p w14:paraId="005C996D" w14:textId="768BA075" w:rsidR="00941051" w:rsidRDefault="00941051">
      <w:pPr>
        <w:pStyle w:val="CommentText"/>
      </w:pPr>
      <w:r>
        <w:rPr>
          <w:rStyle w:val="CommentReference"/>
        </w:rPr>
        <w:annotationRef/>
      </w:r>
      <w:r w:rsidRPr="4D9890BB">
        <w:t>{insert link} placeholder needs a real location before build.  what happens if two users upload at the same time, or a duplicate filename is dropped before the prior file is archived. Need file locking or a naming convention that prevents collisions.</w:t>
      </w:r>
    </w:p>
  </w:comment>
  <w:comment w:id="1" w:author="Pattison, Nicholas" w:date="2026-07-09T10:53:00Z" w:initials="PN">
    <w:p w14:paraId="14E7483D" w14:textId="6A9BEB0F" w:rsidR="00941051" w:rsidRDefault="00941051">
      <w:pPr>
        <w:pStyle w:val="CommentText"/>
      </w:pPr>
      <w:r>
        <w:rPr>
          <w:rStyle w:val="CommentReference"/>
        </w:rPr>
        <w:annotationRef/>
      </w:r>
      <w:r w:rsidRPr="7F02B789">
        <w:t xml:space="preserve">I will get a location created today. Regarding the other questions, the process is set up to allow numerous drops at once. The file names should not matter. </w:t>
      </w:r>
    </w:p>
  </w:comment>
  <w:comment w:id="2" w:author="Kandi, Komal Reddy" w:date="2026-07-09T09:46:00Z" w:initials="KK">
    <w:p w14:paraId="0A2565FF" w14:textId="6B6EEF28" w:rsidR="00941051" w:rsidRDefault="00941051">
      <w:r>
        <w:annotationRef/>
      </w:r>
      <w:r w:rsidRPr="205F9BC2">
        <w:t>Recipient isn't specified here. If the file lands in a folder and RunRuleTask picks it up 30 minutes later, IIQ has no session context for who uploaded it. Neither CSV template has a requestor/uploader field either, so there's currently no way to route this email. Suggest one of: filename convention encoding requestor, a companion metadata file, or the NH Link portal writing requestor info somewhere IIQ can read at process time.</w:t>
      </w:r>
    </w:p>
  </w:comment>
  <w:comment w:id="3" w:author="Pattison, Nicholas" w:date="2026-07-09T10:54:00Z" w:initials="PN">
    <w:p w14:paraId="588E40E8" w14:textId="4DBA8A8D" w:rsidR="00941051" w:rsidRDefault="00941051">
      <w:pPr>
        <w:pStyle w:val="CommentText"/>
      </w:pPr>
      <w:r>
        <w:rPr>
          <w:rStyle w:val="CommentReference"/>
        </w:rPr>
        <w:annotationRef/>
      </w:r>
      <w:r w:rsidRPr="7A9EF845">
        <w:t>We will add back recipient, we thought about this yesterday, the only options are to have the corpid featured in the file name, inspect the metadata of the file to see who created it, or add back requestor.</w:t>
      </w:r>
    </w:p>
  </w:comment>
  <w:comment w:id="5" w:author="Kandi, Komal Reddy" w:date="2026-07-09T09:52:00Z" w:initials="KK">
    <w:p w14:paraId="794DCDD2" w14:textId="0A81A3AF" w:rsidR="00941051" w:rsidRDefault="00941051">
      <w:pPr>
        <w:pStyle w:val="CommentText"/>
      </w:pPr>
      <w:r>
        <w:rPr>
          <w:rStyle w:val="CommentReference"/>
        </w:rPr>
        <w:annotationRef/>
      </w:r>
      <w:r w:rsidRPr="1FD733BB">
        <w:t>Required field for change</w:t>
      </w:r>
    </w:p>
  </w:comment>
  <w:comment w:id="6" w:author="Kandi, Komal Reddy" w:date="2026-07-09T09:59:00Z" w:initials="KK">
    <w:p w14:paraId="76156D84" w14:textId="59B826A8" w:rsidR="00941051" w:rsidRDefault="00941051">
      <w:pPr>
        <w:pStyle w:val="CommentText"/>
      </w:pPr>
      <w:r>
        <w:rPr>
          <w:rStyle w:val="CommentReference"/>
        </w:rPr>
        <w:annotationRef/>
      </w:r>
      <w:r w:rsidRPr="6165A6D5">
        <w:t>currently only has four group schemas (Department, Jobs, Locations, Positions), sourced from Infor. There's no Vendor/Organization entitlement today. Before this validation can be built we need to know: where does the list of valid vendor organizations come from (a system of record, an Infor export, a manual list), and who owns and maintains that list going forward. The answer determines whether VendorOrganization becomes a fifth group schema on NH_NonEmployee_Local sourced the same way as the other four, or a standalone managed list IIQ owns directly.</w:t>
      </w:r>
    </w:p>
  </w:comment>
  <w:comment w:id="7" w:author="Pattison, Nicholas" w:date="2026-07-09T11:00:00Z" w:initials="PN">
    <w:p w14:paraId="40CB039E" w14:textId="66A6A190" w:rsidR="00941051" w:rsidRDefault="00941051">
      <w:pPr>
        <w:pStyle w:val="CommentText"/>
      </w:pPr>
      <w:r>
        <w:rPr>
          <w:rStyle w:val="CommentReference"/>
        </w:rPr>
        <w:annotationRef/>
      </w:r>
      <w:r w:rsidRPr="7BC28AA4">
        <w:t>we will discuss this today as they currently exist within servicenow but i understand that they need to be in sailpoint.</w:t>
      </w:r>
    </w:p>
  </w:comment>
  <w:comment w:id="8" w:author="Kandi, Komal Reddy" w:date="2026-07-09T10:02:00Z" w:initials="KK">
    <w:p w14:paraId="591D96AD" w14:textId="1F809019" w:rsidR="00941051" w:rsidRDefault="00941051">
      <w:pPr>
        <w:pStyle w:val="CommentText"/>
      </w:pPr>
      <w:r>
        <w:rPr>
          <w:rStyle w:val="CommentReference"/>
        </w:rPr>
        <w:annotationRef/>
      </w:r>
      <w:r w:rsidRPr="5B4DCAE4">
        <w:t>Character-set rule is here but there's no length check. AD givenName caps around 64 characters and also has to survive concatenation into cn/DN. Recommend adding a max length (suggest 64) plus a min of 1 non-whitespace character. Same gap applies to PreferredName and LegalLastName below.</w:t>
      </w:r>
    </w:p>
  </w:comment>
  <w:comment w:id="9" w:author="Pattison, Nicholas" w:date="2026-07-09T11:14:00Z" w:initials="PN">
    <w:p w14:paraId="2CA60AC3" w14:textId="7E5F66BA" w:rsidR="00B430BF" w:rsidRDefault="00B430BF">
      <w:pPr>
        <w:pStyle w:val="CommentText"/>
      </w:pPr>
      <w:r>
        <w:rPr>
          <w:rStyle w:val="CommentReference"/>
        </w:rPr>
        <w:annotationRef/>
      </w:r>
      <w:r w:rsidRPr="69BC885F">
        <w:t>you mean 1 whitespace character?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5C996D" w15:done="0"/>
  <w15:commentEx w15:paraId="14E7483D" w15:paraIdParent="005C996D" w15:done="0"/>
  <w15:commentEx w15:paraId="0A2565FF" w15:done="0"/>
  <w15:commentEx w15:paraId="588E40E8" w15:paraIdParent="0A2565FF" w15:done="0"/>
  <w15:commentEx w15:paraId="794DCDD2" w15:done="0"/>
  <w15:commentEx w15:paraId="76156D84" w15:done="0"/>
  <w15:commentEx w15:paraId="40CB039E" w15:paraIdParent="76156D84" w15:done="0"/>
  <w15:commentEx w15:paraId="591D96AD" w15:done="0"/>
  <w15:commentEx w15:paraId="2CA60AC3" w15:paraIdParent="591D96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1EF867" w16cex:dateUtc="2026-07-09T14:48:00Z"/>
  <w16cex:commentExtensible w16cex:durableId="446612F3" w16cex:dateUtc="2026-07-09T14:53:00Z"/>
  <w16cex:commentExtensible w16cex:durableId="4ADA8608" w16cex:dateUtc="2026-07-09T14:46:00Z"/>
  <w16cex:commentExtensible w16cex:durableId="37AF8860" w16cex:dateUtc="2026-07-09T14:54:00Z"/>
  <w16cex:commentExtensible w16cex:durableId="38A052A8" w16cex:dateUtc="2026-07-09T14:52:00Z"/>
  <w16cex:commentExtensible w16cex:durableId="39548111" w16cex:dateUtc="2026-07-09T14:59:00Z"/>
  <w16cex:commentExtensible w16cex:durableId="00EB786D" w16cex:dateUtc="2026-07-09T15:00:00Z"/>
  <w16cex:commentExtensible w16cex:durableId="52A6A7AC" w16cex:dateUtc="2026-07-09T15:02:00Z"/>
  <w16cex:commentExtensible w16cex:durableId="2F35B23F" w16cex:dateUtc="2026-07-09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5C996D" w16cid:durableId="5B1EF867"/>
  <w16cid:commentId w16cid:paraId="14E7483D" w16cid:durableId="446612F3"/>
  <w16cid:commentId w16cid:paraId="0A2565FF" w16cid:durableId="4ADA8608"/>
  <w16cid:commentId w16cid:paraId="588E40E8" w16cid:durableId="37AF8860"/>
  <w16cid:commentId w16cid:paraId="794DCDD2" w16cid:durableId="38A052A8"/>
  <w16cid:commentId w16cid:paraId="76156D84" w16cid:durableId="39548111"/>
  <w16cid:commentId w16cid:paraId="40CB039E" w16cid:durableId="00EB786D"/>
  <w16cid:commentId w16cid:paraId="591D96AD" w16cid:durableId="52A6A7AC"/>
  <w16cid:commentId w16cid:paraId="2CA60AC3" w16cid:durableId="2F35B2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2565"/>
    <w:multiLevelType w:val="hybridMultilevel"/>
    <w:tmpl w:val="87263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164EF5"/>
    <w:multiLevelType w:val="hybridMultilevel"/>
    <w:tmpl w:val="B84E3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69889">
    <w:abstractNumId w:val="1"/>
  </w:num>
  <w:num w:numId="2" w16cid:durableId="5055551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ndi, Komal Reddy">
    <w15:presenceInfo w15:providerId="AD" w15:userId="S::kkandi@novanthealth.org::57def017-2e46-43a0-9c2e-fd7f9cee52b8"/>
  </w15:person>
  <w15:person w15:author="Pattison, Nicholas">
    <w15:presenceInfo w15:providerId="AD" w15:userId="S::npattison@novanthealth.org::4f6bb02e-df1f-4585-aa22-a12ce939c0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F3"/>
    <w:rsid w:val="00011132"/>
    <w:rsid w:val="00011BB7"/>
    <w:rsid w:val="00016D3C"/>
    <w:rsid w:val="00020C5A"/>
    <w:rsid w:val="0004219C"/>
    <w:rsid w:val="00051A01"/>
    <w:rsid w:val="0005250F"/>
    <w:rsid w:val="00052CCC"/>
    <w:rsid w:val="00061690"/>
    <w:rsid w:val="00063781"/>
    <w:rsid w:val="00064530"/>
    <w:rsid w:val="0006695B"/>
    <w:rsid w:val="00074C8C"/>
    <w:rsid w:val="0007635D"/>
    <w:rsid w:val="0007B69F"/>
    <w:rsid w:val="00080C7E"/>
    <w:rsid w:val="00081FC2"/>
    <w:rsid w:val="000A1E54"/>
    <w:rsid w:val="000A2FE9"/>
    <w:rsid w:val="000A3D36"/>
    <w:rsid w:val="000A63D6"/>
    <w:rsid w:val="000B095B"/>
    <w:rsid w:val="000B21AB"/>
    <w:rsid w:val="000B2B91"/>
    <w:rsid w:val="000C2F0A"/>
    <w:rsid w:val="000C3BDD"/>
    <w:rsid w:val="000C596C"/>
    <w:rsid w:val="000C6CDA"/>
    <w:rsid w:val="000D037E"/>
    <w:rsid w:val="000D0AD1"/>
    <w:rsid w:val="000D36B4"/>
    <w:rsid w:val="000D47A6"/>
    <w:rsid w:val="000D5F31"/>
    <w:rsid w:val="000D606F"/>
    <w:rsid w:val="000E197C"/>
    <w:rsid w:val="000E2168"/>
    <w:rsid w:val="000E5483"/>
    <w:rsid w:val="000F433C"/>
    <w:rsid w:val="000F68DE"/>
    <w:rsid w:val="000F76EC"/>
    <w:rsid w:val="00100629"/>
    <w:rsid w:val="00103255"/>
    <w:rsid w:val="001049F3"/>
    <w:rsid w:val="00114338"/>
    <w:rsid w:val="001175E8"/>
    <w:rsid w:val="00117D47"/>
    <w:rsid w:val="00123DF5"/>
    <w:rsid w:val="0013316A"/>
    <w:rsid w:val="00137013"/>
    <w:rsid w:val="00140338"/>
    <w:rsid w:val="00140EE0"/>
    <w:rsid w:val="00150C7F"/>
    <w:rsid w:val="00151E90"/>
    <w:rsid w:val="0015630D"/>
    <w:rsid w:val="00160550"/>
    <w:rsid w:val="001605CA"/>
    <w:rsid w:val="001635AD"/>
    <w:rsid w:val="00167256"/>
    <w:rsid w:val="00174B49"/>
    <w:rsid w:val="00181E96"/>
    <w:rsid w:val="00182A8B"/>
    <w:rsid w:val="00186179"/>
    <w:rsid w:val="00186C41"/>
    <w:rsid w:val="00192725"/>
    <w:rsid w:val="00195544"/>
    <w:rsid w:val="001A2C73"/>
    <w:rsid w:val="001A2E4F"/>
    <w:rsid w:val="001D0204"/>
    <w:rsid w:val="001D0210"/>
    <w:rsid w:val="001D68D0"/>
    <w:rsid w:val="001D7424"/>
    <w:rsid w:val="001E4A2A"/>
    <w:rsid w:val="001E6161"/>
    <w:rsid w:val="001E6748"/>
    <w:rsid w:val="001F2752"/>
    <w:rsid w:val="001F5169"/>
    <w:rsid w:val="001F64F0"/>
    <w:rsid w:val="00224FED"/>
    <w:rsid w:val="002362F3"/>
    <w:rsid w:val="00241D0A"/>
    <w:rsid w:val="0024636F"/>
    <w:rsid w:val="002507C6"/>
    <w:rsid w:val="0025765D"/>
    <w:rsid w:val="00260EF3"/>
    <w:rsid w:val="00261165"/>
    <w:rsid w:val="002611AA"/>
    <w:rsid w:val="00263184"/>
    <w:rsid w:val="00263FCB"/>
    <w:rsid w:val="002669CA"/>
    <w:rsid w:val="0027576B"/>
    <w:rsid w:val="00287917"/>
    <w:rsid w:val="0029142C"/>
    <w:rsid w:val="00293433"/>
    <w:rsid w:val="002974FF"/>
    <w:rsid w:val="002A0979"/>
    <w:rsid w:val="002B5608"/>
    <w:rsid w:val="002C3F0A"/>
    <w:rsid w:val="002C5E9C"/>
    <w:rsid w:val="002C6090"/>
    <w:rsid w:val="002D2FD2"/>
    <w:rsid w:val="002D54BD"/>
    <w:rsid w:val="002D63B4"/>
    <w:rsid w:val="002D6F7E"/>
    <w:rsid w:val="002E1023"/>
    <w:rsid w:val="002E10BE"/>
    <w:rsid w:val="002E1EDD"/>
    <w:rsid w:val="002E3994"/>
    <w:rsid w:val="002E6902"/>
    <w:rsid w:val="002E79C2"/>
    <w:rsid w:val="002F222E"/>
    <w:rsid w:val="002F436D"/>
    <w:rsid w:val="002F6226"/>
    <w:rsid w:val="002F7F9C"/>
    <w:rsid w:val="00306895"/>
    <w:rsid w:val="0030753C"/>
    <w:rsid w:val="0031036F"/>
    <w:rsid w:val="003149CE"/>
    <w:rsid w:val="00314E34"/>
    <w:rsid w:val="00315889"/>
    <w:rsid w:val="00324147"/>
    <w:rsid w:val="003253DB"/>
    <w:rsid w:val="003365CE"/>
    <w:rsid w:val="0034319E"/>
    <w:rsid w:val="00347F9B"/>
    <w:rsid w:val="00351DD2"/>
    <w:rsid w:val="00357AC2"/>
    <w:rsid w:val="00360AEE"/>
    <w:rsid w:val="0036106E"/>
    <w:rsid w:val="00361E00"/>
    <w:rsid w:val="00362D91"/>
    <w:rsid w:val="00367E5E"/>
    <w:rsid w:val="00377A48"/>
    <w:rsid w:val="003869B7"/>
    <w:rsid w:val="0038711E"/>
    <w:rsid w:val="00394507"/>
    <w:rsid w:val="003976A9"/>
    <w:rsid w:val="003A3A60"/>
    <w:rsid w:val="003A5D37"/>
    <w:rsid w:val="003B2A2A"/>
    <w:rsid w:val="003B681F"/>
    <w:rsid w:val="003C49C6"/>
    <w:rsid w:val="003C7C31"/>
    <w:rsid w:val="003D0308"/>
    <w:rsid w:val="003D1777"/>
    <w:rsid w:val="003D33E3"/>
    <w:rsid w:val="003E6449"/>
    <w:rsid w:val="003E65B2"/>
    <w:rsid w:val="003F1D40"/>
    <w:rsid w:val="003F5D8C"/>
    <w:rsid w:val="00401E55"/>
    <w:rsid w:val="00401F11"/>
    <w:rsid w:val="00410C70"/>
    <w:rsid w:val="0041185F"/>
    <w:rsid w:val="0041431F"/>
    <w:rsid w:val="00422717"/>
    <w:rsid w:val="00427941"/>
    <w:rsid w:val="0043241F"/>
    <w:rsid w:val="004503AC"/>
    <w:rsid w:val="004559C0"/>
    <w:rsid w:val="0045640E"/>
    <w:rsid w:val="00462CB1"/>
    <w:rsid w:val="00465BD9"/>
    <w:rsid w:val="00477A3D"/>
    <w:rsid w:val="004820FD"/>
    <w:rsid w:val="004823E6"/>
    <w:rsid w:val="004872D9"/>
    <w:rsid w:val="00487E0D"/>
    <w:rsid w:val="00496AB4"/>
    <w:rsid w:val="004B281F"/>
    <w:rsid w:val="004C5439"/>
    <w:rsid w:val="004C5855"/>
    <w:rsid w:val="004D0255"/>
    <w:rsid w:val="004D0B10"/>
    <w:rsid w:val="004D1E44"/>
    <w:rsid w:val="004D796E"/>
    <w:rsid w:val="004D7978"/>
    <w:rsid w:val="004E27F4"/>
    <w:rsid w:val="004E4238"/>
    <w:rsid w:val="004E5B89"/>
    <w:rsid w:val="004E7F6C"/>
    <w:rsid w:val="004F181E"/>
    <w:rsid w:val="004F3D2B"/>
    <w:rsid w:val="004F6174"/>
    <w:rsid w:val="004F7CE1"/>
    <w:rsid w:val="00504F70"/>
    <w:rsid w:val="00510485"/>
    <w:rsid w:val="00510E75"/>
    <w:rsid w:val="0051524F"/>
    <w:rsid w:val="005503D3"/>
    <w:rsid w:val="00564678"/>
    <w:rsid w:val="00570F0D"/>
    <w:rsid w:val="00574360"/>
    <w:rsid w:val="00574EAC"/>
    <w:rsid w:val="005766C6"/>
    <w:rsid w:val="00576750"/>
    <w:rsid w:val="005778FE"/>
    <w:rsid w:val="00582517"/>
    <w:rsid w:val="00586245"/>
    <w:rsid w:val="005A03CB"/>
    <w:rsid w:val="005A2BD8"/>
    <w:rsid w:val="005A37E7"/>
    <w:rsid w:val="005A7217"/>
    <w:rsid w:val="005B0C4B"/>
    <w:rsid w:val="005B0E32"/>
    <w:rsid w:val="005B1735"/>
    <w:rsid w:val="005B1A35"/>
    <w:rsid w:val="005C23AD"/>
    <w:rsid w:val="005C2522"/>
    <w:rsid w:val="005C7ABE"/>
    <w:rsid w:val="005D05DA"/>
    <w:rsid w:val="005D2202"/>
    <w:rsid w:val="005D29C3"/>
    <w:rsid w:val="005D6B06"/>
    <w:rsid w:val="005E1904"/>
    <w:rsid w:val="005F6C1A"/>
    <w:rsid w:val="005F7593"/>
    <w:rsid w:val="006124DE"/>
    <w:rsid w:val="00612F79"/>
    <w:rsid w:val="00613C54"/>
    <w:rsid w:val="006140C0"/>
    <w:rsid w:val="006148B7"/>
    <w:rsid w:val="00617D09"/>
    <w:rsid w:val="00617F53"/>
    <w:rsid w:val="006205A7"/>
    <w:rsid w:val="006227AB"/>
    <w:rsid w:val="0062779D"/>
    <w:rsid w:val="006311C6"/>
    <w:rsid w:val="00631C57"/>
    <w:rsid w:val="006323C8"/>
    <w:rsid w:val="006406B4"/>
    <w:rsid w:val="00645F83"/>
    <w:rsid w:val="0065132D"/>
    <w:rsid w:val="0065580C"/>
    <w:rsid w:val="00656AD6"/>
    <w:rsid w:val="00660470"/>
    <w:rsid w:val="006653FE"/>
    <w:rsid w:val="00665FBD"/>
    <w:rsid w:val="006747E4"/>
    <w:rsid w:val="00674E31"/>
    <w:rsid w:val="006753F3"/>
    <w:rsid w:val="006762E3"/>
    <w:rsid w:val="006809BE"/>
    <w:rsid w:val="00687390"/>
    <w:rsid w:val="00691081"/>
    <w:rsid w:val="0069444C"/>
    <w:rsid w:val="006A71CD"/>
    <w:rsid w:val="006B0BA8"/>
    <w:rsid w:val="006B10D5"/>
    <w:rsid w:val="006B15A7"/>
    <w:rsid w:val="006B392B"/>
    <w:rsid w:val="006B4B94"/>
    <w:rsid w:val="006B6EC9"/>
    <w:rsid w:val="006C2F67"/>
    <w:rsid w:val="006C3108"/>
    <w:rsid w:val="006C3305"/>
    <w:rsid w:val="006C54F8"/>
    <w:rsid w:val="006D1601"/>
    <w:rsid w:val="006E7AAE"/>
    <w:rsid w:val="006F1364"/>
    <w:rsid w:val="006F364C"/>
    <w:rsid w:val="006F68A0"/>
    <w:rsid w:val="00706572"/>
    <w:rsid w:val="007113A7"/>
    <w:rsid w:val="0071170C"/>
    <w:rsid w:val="007275D4"/>
    <w:rsid w:val="00727930"/>
    <w:rsid w:val="007368E8"/>
    <w:rsid w:val="00737DB9"/>
    <w:rsid w:val="00744821"/>
    <w:rsid w:val="007471A3"/>
    <w:rsid w:val="0076300E"/>
    <w:rsid w:val="00777A6F"/>
    <w:rsid w:val="0078070B"/>
    <w:rsid w:val="00782D47"/>
    <w:rsid w:val="00794381"/>
    <w:rsid w:val="0079456F"/>
    <w:rsid w:val="007A0B13"/>
    <w:rsid w:val="007A210E"/>
    <w:rsid w:val="007A5164"/>
    <w:rsid w:val="007A658C"/>
    <w:rsid w:val="007A66C6"/>
    <w:rsid w:val="007B7217"/>
    <w:rsid w:val="007C132A"/>
    <w:rsid w:val="007E0323"/>
    <w:rsid w:val="007E43BB"/>
    <w:rsid w:val="007E52B1"/>
    <w:rsid w:val="007ECE82"/>
    <w:rsid w:val="00806E56"/>
    <w:rsid w:val="008131EA"/>
    <w:rsid w:val="00813639"/>
    <w:rsid w:val="00813C22"/>
    <w:rsid w:val="00813C61"/>
    <w:rsid w:val="00814449"/>
    <w:rsid w:val="008153A8"/>
    <w:rsid w:val="00816681"/>
    <w:rsid w:val="0082549F"/>
    <w:rsid w:val="0082627C"/>
    <w:rsid w:val="008308CD"/>
    <w:rsid w:val="00836058"/>
    <w:rsid w:val="008407CA"/>
    <w:rsid w:val="008438EE"/>
    <w:rsid w:val="008470B9"/>
    <w:rsid w:val="00855662"/>
    <w:rsid w:val="008578B0"/>
    <w:rsid w:val="008677FE"/>
    <w:rsid w:val="00873E28"/>
    <w:rsid w:val="00877031"/>
    <w:rsid w:val="0088118D"/>
    <w:rsid w:val="00882562"/>
    <w:rsid w:val="0088413A"/>
    <w:rsid w:val="00890217"/>
    <w:rsid w:val="00890DC4"/>
    <w:rsid w:val="00892DAF"/>
    <w:rsid w:val="008961EC"/>
    <w:rsid w:val="008A14BF"/>
    <w:rsid w:val="008A7399"/>
    <w:rsid w:val="008B18C4"/>
    <w:rsid w:val="008B3C17"/>
    <w:rsid w:val="008B7A6C"/>
    <w:rsid w:val="008C02A5"/>
    <w:rsid w:val="008C6D38"/>
    <w:rsid w:val="008D34EE"/>
    <w:rsid w:val="008D64D9"/>
    <w:rsid w:val="008D776E"/>
    <w:rsid w:val="008E1BCD"/>
    <w:rsid w:val="008E4DD0"/>
    <w:rsid w:val="008E5E2B"/>
    <w:rsid w:val="008E66AD"/>
    <w:rsid w:val="008E7ACD"/>
    <w:rsid w:val="008F0AA8"/>
    <w:rsid w:val="008F1B87"/>
    <w:rsid w:val="008F47DE"/>
    <w:rsid w:val="008F73E2"/>
    <w:rsid w:val="009018D5"/>
    <w:rsid w:val="00910DAF"/>
    <w:rsid w:val="00911E3F"/>
    <w:rsid w:val="00915379"/>
    <w:rsid w:val="00921715"/>
    <w:rsid w:val="00922FF9"/>
    <w:rsid w:val="00941051"/>
    <w:rsid w:val="00947682"/>
    <w:rsid w:val="009539BF"/>
    <w:rsid w:val="00954502"/>
    <w:rsid w:val="0095735B"/>
    <w:rsid w:val="00963959"/>
    <w:rsid w:val="00972BF0"/>
    <w:rsid w:val="00980DD7"/>
    <w:rsid w:val="0098341C"/>
    <w:rsid w:val="00987D59"/>
    <w:rsid w:val="009A0515"/>
    <w:rsid w:val="009A1414"/>
    <w:rsid w:val="009A1FB0"/>
    <w:rsid w:val="009A2932"/>
    <w:rsid w:val="009A3B97"/>
    <w:rsid w:val="009A3DF8"/>
    <w:rsid w:val="009A4556"/>
    <w:rsid w:val="009B0929"/>
    <w:rsid w:val="009B24EE"/>
    <w:rsid w:val="009C1219"/>
    <w:rsid w:val="009C1CCE"/>
    <w:rsid w:val="009C467B"/>
    <w:rsid w:val="009C71F5"/>
    <w:rsid w:val="009D6105"/>
    <w:rsid w:val="009D724C"/>
    <w:rsid w:val="009DCBDC"/>
    <w:rsid w:val="009E5760"/>
    <w:rsid w:val="009F002D"/>
    <w:rsid w:val="009F3D09"/>
    <w:rsid w:val="009F46AA"/>
    <w:rsid w:val="009F64E7"/>
    <w:rsid w:val="009F75C4"/>
    <w:rsid w:val="009F77BC"/>
    <w:rsid w:val="00A00555"/>
    <w:rsid w:val="00A020A3"/>
    <w:rsid w:val="00A10320"/>
    <w:rsid w:val="00A1391F"/>
    <w:rsid w:val="00A14D46"/>
    <w:rsid w:val="00A1799B"/>
    <w:rsid w:val="00A17A8C"/>
    <w:rsid w:val="00A20B76"/>
    <w:rsid w:val="00A215DB"/>
    <w:rsid w:val="00A236DE"/>
    <w:rsid w:val="00A253B9"/>
    <w:rsid w:val="00A31DBA"/>
    <w:rsid w:val="00A516A6"/>
    <w:rsid w:val="00A5778D"/>
    <w:rsid w:val="00A64EBA"/>
    <w:rsid w:val="00A74DFA"/>
    <w:rsid w:val="00A7522E"/>
    <w:rsid w:val="00A82EBF"/>
    <w:rsid w:val="00A85730"/>
    <w:rsid w:val="00A90C8F"/>
    <w:rsid w:val="00AA67AD"/>
    <w:rsid w:val="00AB58B4"/>
    <w:rsid w:val="00AC498F"/>
    <w:rsid w:val="00AC51F2"/>
    <w:rsid w:val="00AC63F5"/>
    <w:rsid w:val="00AD2BE6"/>
    <w:rsid w:val="00AD37A7"/>
    <w:rsid w:val="00AE17DC"/>
    <w:rsid w:val="00AE6885"/>
    <w:rsid w:val="00AE6D96"/>
    <w:rsid w:val="00AF09FF"/>
    <w:rsid w:val="00AF4717"/>
    <w:rsid w:val="00AF54E3"/>
    <w:rsid w:val="00B01C0D"/>
    <w:rsid w:val="00B049D1"/>
    <w:rsid w:val="00B12491"/>
    <w:rsid w:val="00B143D9"/>
    <w:rsid w:val="00B2686A"/>
    <w:rsid w:val="00B339C1"/>
    <w:rsid w:val="00B428BA"/>
    <w:rsid w:val="00B430BF"/>
    <w:rsid w:val="00B43302"/>
    <w:rsid w:val="00B43E13"/>
    <w:rsid w:val="00B503A9"/>
    <w:rsid w:val="00B509A5"/>
    <w:rsid w:val="00B571AF"/>
    <w:rsid w:val="00B57C68"/>
    <w:rsid w:val="00B620C0"/>
    <w:rsid w:val="00B625DD"/>
    <w:rsid w:val="00B76F74"/>
    <w:rsid w:val="00B80D7B"/>
    <w:rsid w:val="00B82FA8"/>
    <w:rsid w:val="00B8322E"/>
    <w:rsid w:val="00B91B2C"/>
    <w:rsid w:val="00B93AF0"/>
    <w:rsid w:val="00B958C9"/>
    <w:rsid w:val="00BA0C8D"/>
    <w:rsid w:val="00BA1C42"/>
    <w:rsid w:val="00BA4C47"/>
    <w:rsid w:val="00BA579A"/>
    <w:rsid w:val="00BA6BD1"/>
    <w:rsid w:val="00BB07FB"/>
    <w:rsid w:val="00BB4F05"/>
    <w:rsid w:val="00BD4F9B"/>
    <w:rsid w:val="00BD6145"/>
    <w:rsid w:val="00BF2241"/>
    <w:rsid w:val="00BF2C31"/>
    <w:rsid w:val="00BF2DDB"/>
    <w:rsid w:val="00BF62FB"/>
    <w:rsid w:val="00C30771"/>
    <w:rsid w:val="00C30BBE"/>
    <w:rsid w:val="00C34775"/>
    <w:rsid w:val="00C34CC1"/>
    <w:rsid w:val="00C35E9A"/>
    <w:rsid w:val="00C416F9"/>
    <w:rsid w:val="00C46BBC"/>
    <w:rsid w:val="00C50BE9"/>
    <w:rsid w:val="00C56E01"/>
    <w:rsid w:val="00C6029F"/>
    <w:rsid w:val="00C60A05"/>
    <w:rsid w:val="00C6374F"/>
    <w:rsid w:val="00C648AF"/>
    <w:rsid w:val="00C66A6B"/>
    <w:rsid w:val="00C72E04"/>
    <w:rsid w:val="00C80EDA"/>
    <w:rsid w:val="00C815FD"/>
    <w:rsid w:val="00C840DA"/>
    <w:rsid w:val="00C87605"/>
    <w:rsid w:val="00C93537"/>
    <w:rsid w:val="00C941A9"/>
    <w:rsid w:val="00CA020B"/>
    <w:rsid w:val="00CA0218"/>
    <w:rsid w:val="00CA02E4"/>
    <w:rsid w:val="00CA32FA"/>
    <w:rsid w:val="00CA6E82"/>
    <w:rsid w:val="00CB0169"/>
    <w:rsid w:val="00CB22F5"/>
    <w:rsid w:val="00CB6D0A"/>
    <w:rsid w:val="00CC391F"/>
    <w:rsid w:val="00CE433D"/>
    <w:rsid w:val="00CE487D"/>
    <w:rsid w:val="00CE4F8E"/>
    <w:rsid w:val="00CE593E"/>
    <w:rsid w:val="00CE7480"/>
    <w:rsid w:val="00CF112D"/>
    <w:rsid w:val="00CF1A82"/>
    <w:rsid w:val="00CF524A"/>
    <w:rsid w:val="00D02CAD"/>
    <w:rsid w:val="00D031D1"/>
    <w:rsid w:val="00D056D7"/>
    <w:rsid w:val="00D06CDE"/>
    <w:rsid w:val="00D074B7"/>
    <w:rsid w:val="00D103A4"/>
    <w:rsid w:val="00D12E2C"/>
    <w:rsid w:val="00D14642"/>
    <w:rsid w:val="00D26FB8"/>
    <w:rsid w:val="00D27057"/>
    <w:rsid w:val="00D30E2F"/>
    <w:rsid w:val="00D31CA1"/>
    <w:rsid w:val="00D34AFD"/>
    <w:rsid w:val="00D40B3B"/>
    <w:rsid w:val="00D418B9"/>
    <w:rsid w:val="00D4375C"/>
    <w:rsid w:val="00D51311"/>
    <w:rsid w:val="00D52B80"/>
    <w:rsid w:val="00D53247"/>
    <w:rsid w:val="00D54BB7"/>
    <w:rsid w:val="00D56BF8"/>
    <w:rsid w:val="00D618C3"/>
    <w:rsid w:val="00D63D77"/>
    <w:rsid w:val="00D737E5"/>
    <w:rsid w:val="00D73F7E"/>
    <w:rsid w:val="00D83717"/>
    <w:rsid w:val="00D85050"/>
    <w:rsid w:val="00D90B83"/>
    <w:rsid w:val="00D90DB8"/>
    <w:rsid w:val="00D97243"/>
    <w:rsid w:val="00DA0752"/>
    <w:rsid w:val="00DA2759"/>
    <w:rsid w:val="00DA7187"/>
    <w:rsid w:val="00DC4307"/>
    <w:rsid w:val="00DD125D"/>
    <w:rsid w:val="00DD256D"/>
    <w:rsid w:val="00DD3711"/>
    <w:rsid w:val="00DE6C0C"/>
    <w:rsid w:val="00DE704B"/>
    <w:rsid w:val="00DF0AB9"/>
    <w:rsid w:val="00E0086B"/>
    <w:rsid w:val="00E13CC4"/>
    <w:rsid w:val="00E14ADE"/>
    <w:rsid w:val="00E14DD5"/>
    <w:rsid w:val="00E17F9B"/>
    <w:rsid w:val="00E226CA"/>
    <w:rsid w:val="00E24F79"/>
    <w:rsid w:val="00E35D54"/>
    <w:rsid w:val="00E4075A"/>
    <w:rsid w:val="00E521BA"/>
    <w:rsid w:val="00E55685"/>
    <w:rsid w:val="00E8577C"/>
    <w:rsid w:val="00E86F7C"/>
    <w:rsid w:val="00E916CE"/>
    <w:rsid w:val="00E94F1B"/>
    <w:rsid w:val="00EA20AB"/>
    <w:rsid w:val="00EB1247"/>
    <w:rsid w:val="00EB2148"/>
    <w:rsid w:val="00EB2A39"/>
    <w:rsid w:val="00EC3A22"/>
    <w:rsid w:val="00ED7095"/>
    <w:rsid w:val="00EE0E78"/>
    <w:rsid w:val="00EF4A3B"/>
    <w:rsid w:val="00EF7D95"/>
    <w:rsid w:val="00F066BE"/>
    <w:rsid w:val="00F0674C"/>
    <w:rsid w:val="00F12E0C"/>
    <w:rsid w:val="00F13642"/>
    <w:rsid w:val="00F17218"/>
    <w:rsid w:val="00F26E2A"/>
    <w:rsid w:val="00F26E7D"/>
    <w:rsid w:val="00F33034"/>
    <w:rsid w:val="00F3388C"/>
    <w:rsid w:val="00F344D6"/>
    <w:rsid w:val="00F347D0"/>
    <w:rsid w:val="00F41A61"/>
    <w:rsid w:val="00F43F55"/>
    <w:rsid w:val="00F5672D"/>
    <w:rsid w:val="00F64E5A"/>
    <w:rsid w:val="00F711F5"/>
    <w:rsid w:val="00F72788"/>
    <w:rsid w:val="00F743A7"/>
    <w:rsid w:val="00F80903"/>
    <w:rsid w:val="00F868C6"/>
    <w:rsid w:val="00F91100"/>
    <w:rsid w:val="00F92C14"/>
    <w:rsid w:val="00F95C05"/>
    <w:rsid w:val="00FA1F09"/>
    <w:rsid w:val="00FA7A1C"/>
    <w:rsid w:val="00FA7A6F"/>
    <w:rsid w:val="00FA7D8B"/>
    <w:rsid w:val="00FC2CCC"/>
    <w:rsid w:val="00FE0C81"/>
    <w:rsid w:val="00FE6A09"/>
    <w:rsid w:val="00FF4758"/>
    <w:rsid w:val="00FF5873"/>
    <w:rsid w:val="011B71CA"/>
    <w:rsid w:val="019AD795"/>
    <w:rsid w:val="0201581D"/>
    <w:rsid w:val="023E25B7"/>
    <w:rsid w:val="03C071A2"/>
    <w:rsid w:val="03FD6670"/>
    <w:rsid w:val="05F31856"/>
    <w:rsid w:val="064E0F9B"/>
    <w:rsid w:val="06D14C59"/>
    <w:rsid w:val="071AA23E"/>
    <w:rsid w:val="07968EE6"/>
    <w:rsid w:val="07C7B92A"/>
    <w:rsid w:val="0813AD2A"/>
    <w:rsid w:val="08A690C9"/>
    <w:rsid w:val="09608C9A"/>
    <w:rsid w:val="0B622B3D"/>
    <w:rsid w:val="0B98D334"/>
    <w:rsid w:val="0C262CF6"/>
    <w:rsid w:val="0D1D1B1A"/>
    <w:rsid w:val="0DAB0B65"/>
    <w:rsid w:val="0E4F9387"/>
    <w:rsid w:val="0EA0BCD1"/>
    <w:rsid w:val="0F9F907D"/>
    <w:rsid w:val="100CB990"/>
    <w:rsid w:val="1025E483"/>
    <w:rsid w:val="10988029"/>
    <w:rsid w:val="1124EEE6"/>
    <w:rsid w:val="119F1DA8"/>
    <w:rsid w:val="12041E7F"/>
    <w:rsid w:val="12B80EEC"/>
    <w:rsid w:val="12C8CB4B"/>
    <w:rsid w:val="13AB5AA6"/>
    <w:rsid w:val="13CD8354"/>
    <w:rsid w:val="148D78CC"/>
    <w:rsid w:val="14C36084"/>
    <w:rsid w:val="152F8C8D"/>
    <w:rsid w:val="159CB415"/>
    <w:rsid w:val="15AC6E71"/>
    <w:rsid w:val="16A2E296"/>
    <w:rsid w:val="1715F39D"/>
    <w:rsid w:val="171C0192"/>
    <w:rsid w:val="172FFDC8"/>
    <w:rsid w:val="17388EDC"/>
    <w:rsid w:val="1786D41D"/>
    <w:rsid w:val="178FB1FD"/>
    <w:rsid w:val="18094809"/>
    <w:rsid w:val="18534E35"/>
    <w:rsid w:val="1877A8A9"/>
    <w:rsid w:val="190BB94A"/>
    <w:rsid w:val="195D43C9"/>
    <w:rsid w:val="19BE5894"/>
    <w:rsid w:val="1AF7820E"/>
    <w:rsid w:val="1D769F81"/>
    <w:rsid w:val="1EE1C8D1"/>
    <w:rsid w:val="1F18BDF4"/>
    <w:rsid w:val="1F24489E"/>
    <w:rsid w:val="1FADECCC"/>
    <w:rsid w:val="204949A0"/>
    <w:rsid w:val="2059ECD7"/>
    <w:rsid w:val="20F001C3"/>
    <w:rsid w:val="21D3C0A0"/>
    <w:rsid w:val="22C066DB"/>
    <w:rsid w:val="234DEDB0"/>
    <w:rsid w:val="23637FFD"/>
    <w:rsid w:val="2364A7E1"/>
    <w:rsid w:val="23837985"/>
    <w:rsid w:val="2426AC0F"/>
    <w:rsid w:val="2593ADA8"/>
    <w:rsid w:val="25BBF915"/>
    <w:rsid w:val="273FDA74"/>
    <w:rsid w:val="275C103C"/>
    <w:rsid w:val="27F01FB1"/>
    <w:rsid w:val="288F8EE1"/>
    <w:rsid w:val="294AE32C"/>
    <w:rsid w:val="298691D7"/>
    <w:rsid w:val="2A243252"/>
    <w:rsid w:val="2A5D867C"/>
    <w:rsid w:val="2A74F24D"/>
    <w:rsid w:val="2AC61349"/>
    <w:rsid w:val="2AF95E55"/>
    <w:rsid w:val="2BA6A584"/>
    <w:rsid w:val="2BF8C4E0"/>
    <w:rsid w:val="2CDE47AF"/>
    <w:rsid w:val="2DD80E54"/>
    <w:rsid w:val="2DF2C5C9"/>
    <w:rsid w:val="2E2C7B4A"/>
    <w:rsid w:val="2E4AD39A"/>
    <w:rsid w:val="2F6E01C2"/>
    <w:rsid w:val="3001AAF1"/>
    <w:rsid w:val="30CA04DC"/>
    <w:rsid w:val="30CBD5C7"/>
    <w:rsid w:val="310F67F2"/>
    <w:rsid w:val="317883DC"/>
    <w:rsid w:val="326DADDC"/>
    <w:rsid w:val="3298E781"/>
    <w:rsid w:val="32E44FFD"/>
    <w:rsid w:val="33267682"/>
    <w:rsid w:val="3372FCC2"/>
    <w:rsid w:val="343080B5"/>
    <w:rsid w:val="34D750DB"/>
    <w:rsid w:val="35268F94"/>
    <w:rsid w:val="35467F5E"/>
    <w:rsid w:val="35468D9D"/>
    <w:rsid w:val="354F9B3D"/>
    <w:rsid w:val="369AAB8F"/>
    <w:rsid w:val="36A7FE8E"/>
    <w:rsid w:val="373B6940"/>
    <w:rsid w:val="381DAC86"/>
    <w:rsid w:val="384B134C"/>
    <w:rsid w:val="386C7E58"/>
    <w:rsid w:val="38D74D50"/>
    <w:rsid w:val="39E8B65D"/>
    <w:rsid w:val="3A02B10B"/>
    <w:rsid w:val="3B17EF39"/>
    <w:rsid w:val="3B6A8AC0"/>
    <w:rsid w:val="3B8D2CC1"/>
    <w:rsid w:val="3BD02746"/>
    <w:rsid w:val="3C3265C9"/>
    <w:rsid w:val="3C58F511"/>
    <w:rsid w:val="3D7469A6"/>
    <w:rsid w:val="3D83F8A7"/>
    <w:rsid w:val="3E2683AB"/>
    <w:rsid w:val="3E675838"/>
    <w:rsid w:val="3E87FA18"/>
    <w:rsid w:val="3FA464FC"/>
    <w:rsid w:val="3FB73A67"/>
    <w:rsid w:val="40333E67"/>
    <w:rsid w:val="405A8F59"/>
    <w:rsid w:val="408FDA06"/>
    <w:rsid w:val="4178D090"/>
    <w:rsid w:val="419EEE7E"/>
    <w:rsid w:val="41D78EA9"/>
    <w:rsid w:val="4216769E"/>
    <w:rsid w:val="4299A838"/>
    <w:rsid w:val="4326FC2E"/>
    <w:rsid w:val="437B664E"/>
    <w:rsid w:val="437BF219"/>
    <w:rsid w:val="43C3D61E"/>
    <w:rsid w:val="43D3B1B8"/>
    <w:rsid w:val="43DF0C6E"/>
    <w:rsid w:val="43F41E2E"/>
    <w:rsid w:val="442E7121"/>
    <w:rsid w:val="4505BB83"/>
    <w:rsid w:val="45709A56"/>
    <w:rsid w:val="4652AE49"/>
    <w:rsid w:val="46769CE9"/>
    <w:rsid w:val="46CC5EDD"/>
    <w:rsid w:val="47947271"/>
    <w:rsid w:val="48A548E2"/>
    <w:rsid w:val="48E35E93"/>
    <w:rsid w:val="491FE283"/>
    <w:rsid w:val="497B5D24"/>
    <w:rsid w:val="498F6043"/>
    <w:rsid w:val="49BFE181"/>
    <w:rsid w:val="49F5DCF4"/>
    <w:rsid w:val="49F781E5"/>
    <w:rsid w:val="4A665E8B"/>
    <w:rsid w:val="4ACF7C99"/>
    <w:rsid w:val="4C6D4300"/>
    <w:rsid w:val="4E3D8E83"/>
    <w:rsid w:val="4E41C223"/>
    <w:rsid w:val="4EB543E2"/>
    <w:rsid w:val="4FAB5C27"/>
    <w:rsid w:val="5049DDF0"/>
    <w:rsid w:val="505AEECD"/>
    <w:rsid w:val="50DF411C"/>
    <w:rsid w:val="5100CC79"/>
    <w:rsid w:val="51300A05"/>
    <w:rsid w:val="51A37EC6"/>
    <w:rsid w:val="52033DA0"/>
    <w:rsid w:val="524EED9C"/>
    <w:rsid w:val="53E55CC3"/>
    <w:rsid w:val="54AFB678"/>
    <w:rsid w:val="5571A747"/>
    <w:rsid w:val="55E7CEBE"/>
    <w:rsid w:val="56034751"/>
    <w:rsid w:val="569CD5F3"/>
    <w:rsid w:val="56CB51E4"/>
    <w:rsid w:val="57CD4AF3"/>
    <w:rsid w:val="584C6F27"/>
    <w:rsid w:val="587D726A"/>
    <w:rsid w:val="58BFA80B"/>
    <w:rsid w:val="58D069C1"/>
    <w:rsid w:val="596B0500"/>
    <w:rsid w:val="59B54501"/>
    <w:rsid w:val="59BA569E"/>
    <w:rsid w:val="5A46E172"/>
    <w:rsid w:val="5A727ED3"/>
    <w:rsid w:val="5B628EE7"/>
    <w:rsid w:val="5B785C42"/>
    <w:rsid w:val="5C4EE886"/>
    <w:rsid w:val="5D4F5D7C"/>
    <w:rsid w:val="5DB52F7F"/>
    <w:rsid w:val="5DEE47BF"/>
    <w:rsid w:val="5E2A7DC4"/>
    <w:rsid w:val="5E86EBE4"/>
    <w:rsid w:val="5EEE2DC4"/>
    <w:rsid w:val="5F2D6DC6"/>
    <w:rsid w:val="5F2E900A"/>
    <w:rsid w:val="6000E7D8"/>
    <w:rsid w:val="609614D4"/>
    <w:rsid w:val="616CBA95"/>
    <w:rsid w:val="61BD1D7F"/>
    <w:rsid w:val="61BDCE07"/>
    <w:rsid w:val="61F46D92"/>
    <w:rsid w:val="63014D8C"/>
    <w:rsid w:val="64FF1B87"/>
    <w:rsid w:val="661E9350"/>
    <w:rsid w:val="663A5E23"/>
    <w:rsid w:val="66A2B8ED"/>
    <w:rsid w:val="66E75E2D"/>
    <w:rsid w:val="674A059F"/>
    <w:rsid w:val="688C253C"/>
    <w:rsid w:val="6A59CE0E"/>
    <w:rsid w:val="6AE0979B"/>
    <w:rsid w:val="6B22ADCE"/>
    <w:rsid w:val="6B5ED3F1"/>
    <w:rsid w:val="6BA6A03B"/>
    <w:rsid w:val="6BAE3D09"/>
    <w:rsid w:val="6BD7D724"/>
    <w:rsid w:val="6BED1F9D"/>
    <w:rsid w:val="6C0567BA"/>
    <w:rsid w:val="6C24266D"/>
    <w:rsid w:val="6C642AC1"/>
    <w:rsid w:val="6CB9ECC4"/>
    <w:rsid w:val="6DB9A29D"/>
    <w:rsid w:val="6DCA3523"/>
    <w:rsid w:val="6E861435"/>
    <w:rsid w:val="6EEE02D4"/>
    <w:rsid w:val="6F958376"/>
    <w:rsid w:val="706619C1"/>
    <w:rsid w:val="70A35D07"/>
    <w:rsid w:val="70E08B6E"/>
    <w:rsid w:val="7145084D"/>
    <w:rsid w:val="72A3C824"/>
    <w:rsid w:val="72AFE2D0"/>
    <w:rsid w:val="72BF8FAB"/>
    <w:rsid w:val="73E49EA3"/>
    <w:rsid w:val="7405F880"/>
    <w:rsid w:val="74184D9C"/>
    <w:rsid w:val="755EBDAF"/>
    <w:rsid w:val="756CF281"/>
    <w:rsid w:val="75BF0EAD"/>
    <w:rsid w:val="762110E5"/>
    <w:rsid w:val="76A22DB0"/>
    <w:rsid w:val="76F684C2"/>
    <w:rsid w:val="77A1C9BD"/>
    <w:rsid w:val="77EAC9CC"/>
    <w:rsid w:val="79295AF0"/>
    <w:rsid w:val="798AC178"/>
    <w:rsid w:val="7AE54A5B"/>
    <w:rsid w:val="7B0DA27B"/>
    <w:rsid w:val="7B4275EB"/>
    <w:rsid w:val="7B4C122A"/>
    <w:rsid w:val="7B8E0E5A"/>
    <w:rsid w:val="7B998F4F"/>
    <w:rsid w:val="7BAF10FA"/>
    <w:rsid w:val="7CF1D62C"/>
    <w:rsid w:val="7D83B501"/>
    <w:rsid w:val="7DD68108"/>
    <w:rsid w:val="7DDC1B3D"/>
    <w:rsid w:val="7E449E82"/>
    <w:rsid w:val="7E51619E"/>
    <w:rsid w:val="7E6D2051"/>
    <w:rsid w:val="7EF58B99"/>
    <w:rsid w:val="7F6D7F3E"/>
    <w:rsid w:val="7F877C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55FACA"/>
  <w15:chartTrackingRefBased/>
  <w15:docId w15:val="{2C5E0EF0-2535-4514-A21D-9EB40BF8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F3"/>
    <w:rPr>
      <w:rFonts w:eastAsiaTheme="majorEastAsia" w:cstheme="majorBidi"/>
      <w:color w:val="272727" w:themeColor="text1" w:themeTint="D8"/>
    </w:rPr>
  </w:style>
  <w:style w:type="paragraph" w:styleId="Title">
    <w:name w:val="Title"/>
    <w:basedOn w:val="Normal"/>
    <w:next w:val="Normal"/>
    <w:link w:val="TitleChar"/>
    <w:uiPriority w:val="10"/>
    <w:qFormat/>
    <w:rsid w:val="00236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F3"/>
    <w:pPr>
      <w:spacing w:before="160"/>
      <w:jc w:val="center"/>
    </w:pPr>
    <w:rPr>
      <w:i/>
      <w:iCs/>
      <w:color w:val="404040" w:themeColor="text1" w:themeTint="BF"/>
    </w:rPr>
  </w:style>
  <w:style w:type="character" w:customStyle="1" w:styleId="QuoteChar">
    <w:name w:val="Quote Char"/>
    <w:basedOn w:val="DefaultParagraphFont"/>
    <w:link w:val="Quote"/>
    <w:uiPriority w:val="29"/>
    <w:rsid w:val="002362F3"/>
    <w:rPr>
      <w:i/>
      <w:iCs/>
      <w:color w:val="404040" w:themeColor="text1" w:themeTint="BF"/>
    </w:rPr>
  </w:style>
  <w:style w:type="paragraph" w:styleId="ListParagraph">
    <w:name w:val="List Paragraph"/>
    <w:basedOn w:val="Normal"/>
    <w:uiPriority w:val="34"/>
    <w:qFormat/>
    <w:rsid w:val="002362F3"/>
    <w:pPr>
      <w:ind w:left="720"/>
      <w:contextualSpacing/>
    </w:pPr>
  </w:style>
  <w:style w:type="character" w:styleId="IntenseEmphasis">
    <w:name w:val="Intense Emphasis"/>
    <w:basedOn w:val="DefaultParagraphFont"/>
    <w:uiPriority w:val="21"/>
    <w:qFormat/>
    <w:rsid w:val="002362F3"/>
    <w:rPr>
      <w:i/>
      <w:iCs/>
      <w:color w:val="0F4761" w:themeColor="accent1" w:themeShade="BF"/>
    </w:rPr>
  </w:style>
  <w:style w:type="paragraph" w:styleId="IntenseQuote">
    <w:name w:val="Intense Quote"/>
    <w:basedOn w:val="Normal"/>
    <w:next w:val="Normal"/>
    <w:link w:val="IntenseQuoteChar"/>
    <w:uiPriority w:val="30"/>
    <w:qFormat/>
    <w:rsid w:val="00236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2F3"/>
    <w:rPr>
      <w:i/>
      <w:iCs/>
      <w:color w:val="0F4761" w:themeColor="accent1" w:themeShade="BF"/>
    </w:rPr>
  </w:style>
  <w:style w:type="character" w:styleId="IntenseReference">
    <w:name w:val="Intense Reference"/>
    <w:basedOn w:val="DefaultParagraphFont"/>
    <w:uiPriority w:val="32"/>
    <w:qFormat/>
    <w:rsid w:val="002362F3"/>
    <w:rPr>
      <w:b/>
      <w:bCs/>
      <w:smallCaps/>
      <w:color w:val="0F4761" w:themeColor="accent1" w:themeShade="BF"/>
      <w:spacing w:val="5"/>
    </w:rPr>
  </w:style>
  <w:style w:type="character" w:styleId="Hyperlink">
    <w:name w:val="Hyperlink"/>
    <w:basedOn w:val="DefaultParagraphFont"/>
    <w:uiPriority w:val="99"/>
    <w:unhideWhenUsed/>
    <w:rsid w:val="005D05DA"/>
    <w:rPr>
      <w:color w:val="467886" w:themeColor="hyperlink"/>
      <w:u w:val="single"/>
    </w:rPr>
  </w:style>
  <w:style w:type="character" w:styleId="UnresolvedMention">
    <w:name w:val="Unresolved Mention"/>
    <w:basedOn w:val="DefaultParagraphFont"/>
    <w:uiPriority w:val="99"/>
    <w:semiHidden/>
    <w:unhideWhenUsed/>
    <w:rsid w:val="005D05DA"/>
    <w:rPr>
      <w:color w:val="605E5C"/>
      <w:shd w:val="clear" w:color="auto" w:fill="E1DFDD"/>
    </w:rPr>
  </w:style>
  <w:style w:type="paragraph" w:styleId="NormalWeb">
    <w:name w:val="Normal (Web)"/>
    <w:basedOn w:val="Normal"/>
    <w:uiPriority w:val="99"/>
    <w:unhideWhenUsed/>
    <w:rsid w:val="008D34EE"/>
    <w:pPr>
      <w:spacing w:before="100" w:beforeAutospacing="1" w:after="100" w:afterAutospacing="1" w:line="240" w:lineRule="auto"/>
    </w:pPr>
    <w:rPr>
      <w:rFonts w:ascii="Aptos" w:hAnsi="Aptos" w:cs="Aptos"/>
      <w:kern w:val="0"/>
      <w14:ligatures w14:val="none"/>
    </w:rPr>
  </w:style>
  <w:style w:type="paragraph" w:styleId="CommentText">
    <w:name w:val="annotation text"/>
    <w:basedOn w:val="Normal"/>
    <w:link w:val="CommentTextChar"/>
    <w:uiPriority w:val="99"/>
    <w:semiHidden/>
    <w:unhideWhenUsed/>
    <w:rsid w:val="002F222E"/>
    <w:pPr>
      <w:spacing w:line="240" w:lineRule="auto"/>
    </w:pPr>
    <w:rPr>
      <w:sz w:val="20"/>
      <w:szCs w:val="20"/>
    </w:rPr>
  </w:style>
  <w:style w:type="character" w:customStyle="1" w:styleId="CommentTextChar">
    <w:name w:val="Comment Text Char"/>
    <w:basedOn w:val="DefaultParagraphFont"/>
    <w:link w:val="CommentText"/>
    <w:uiPriority w:val="99"/>
    <w:semiHidden/>
    <w:rsid w:val="002F222E"/>
    <w:rPr>
      <w:sz w:val="20"/>
      <w:szCs w:val="20"/>
    </w:rPr>
  </w:style>
  <w:style w:type="character" w:styleId="CommentReference">
    <w:name w:val="annotation reference"/>
    <w:basedOn w:val="DefaultParagraphFont"/>
    <w:uiPriority w:val="99"/>
    <w:semiHidden/>
    <w:unhideWhenUsed/>
    <w:rsid w:val="002F222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anthealth.sharepoint.com/:x:/s/ASBInfoTech/IQAXRtKVyMzzRogzAci2xsOZAeVyJ8Th09cGiuMmW8Voo04?e=LZt3Lg" TargetMode="Externa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novanthealth.sharepoint.com/:b:/s/ASBInfoTech/IQB4GaILUYhZTbfdlcssFtkCAZbsElzY3GoLFIr7MStkFM8?e=IH8oPd" TargetMode="Externa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hyperlink" Target="https://novanthealth.sharepoint.com/:x:/s/ASBInfoTech/IQAh3IrXcrONRa5gPUfl1m5gAQIH3zojCcEc49hV-KJOxwo?e=foH0tf" TargetMode="External"/><Relationship Id="rId14" Type="http://schemas.openxmlformats.org/officeDocument/2006/relationships/hyperlink" Target="https://novanthealth.sharepoint.com/:b:/s/ASBInfoTech/IQA9TBKGzqLtTYWKyIKbeCWDASsFkv0H7Z-d6LPOP_Ezuu8?e=1tyy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DFFCF6AE4E640AF3FB52BFDDBD969" ma:contentTypeVersion="12" ma:contentTypeDescription="Create a new document." ma:contentTypeScope="" ma:versionID="a2de0cd45cfbbf6b724b7465c4301eef">
  <xsd:schema xmlns:xsd="http://www.w3.org/2001/XMLSchema" xmlns:xs="http://www.w3.org/2001/XMLSchema" xmlns:p="http://schemas.microsoft.com/office/2006/metadata/properties" xmlns:ns2="5dcb083e-b3fa-493a-b8b9-b159a5a2f1a5" xmlns:ns3="dcfdd7bb-dcfb-4a5a-b3e2-bf8ae539425f" targetNamespace="http://schemas.microsoft.com/office/2006/metadata/properties" ma:root="true" ma:fieldsID="14b4b6b66d66a6690ae4f3f8ea86bf73" ns2:_="" ns3:_="">
    <xsd:import namespace="5dcb083e-b3fa-493a-b8b9-b159a5a2f1a5"/>
    <xsd:import namespace="dcfdd7bb-dcfb-4a5a-b3e2-bf8ae5394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b083e-b3fa-493a-b8b9-b159a5a2f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a4b87cb-3ef4-4b64-b12e-a37739b05c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fdd7bb-dcfb-4a5a-b3e2-bf8ae539425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6df0f72-7193-444c-9fa8-0502e6997a82}" ma:internalName="TaxCatchAll" ma:showField="CatchAllData" ma:web="dcfdd7bb-dcfb-4a5a-b3e2-bf8ae5394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fdd7bb-dcfb-4a5a-b3e2-bf8ae539425f" xsi:nil="true"/>
    <lcf76f155ced4ddcb4097134ff3c332f xmlns="5dcb083e-b3fa-493a-b8b9-b159a5a2f1a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0A02B0-19B6-4189-8795-3F8E72FC0412}"/>
</file>

<file path=customXml/itemProps2.xml><?xml version="1.0" encoding="utf-8"?>
<ds:datastoreItem xmlns:ds="http://schemas.openxmlformats.org/officeDocument/2006/customXml" ds:itemID="{854832BA-7163-4221-AC79-F68694D79DE7}">
  <ds:schemaRefs>
    <ds:schemaRef ds:uri="http://schemas.microsoft.com/office/2006/metadata/properties"/>
    <ds:schemaRef ds:uri="http://schemas.microsoft.com/office/infopath/2007/PartnerControls"/>
    <ds:schemaRef ds:uri="dcfdd7bb-dcfb-4a5a-b3e2-bf8ae539425f"/>
    <ds:schemaRef ds:uri="5dcb083e-b3fa-493a-b8b9-b159a5a2f1a5"/>
  </ds:schemaRefs>
</ds:datastoreItem>
</file>

<file path=customXml/itemProps3.xml><?xml version="1.0" encoding="utf-8"?>
<ds:datastoreItem xmlns:ds="http://schemas.openxmlformats.org/officeDocument/2006/customXml" ds:itemID="{51E0CBEB-5F4F-4638-8417-F51421AADC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1095</Words>
  <Characters>6247</Characters>
  <Application>Microsoft Office Word</Application>
  <DocSecurity>4</DocSecurity>
  <Lines>52</Lines>
  <Paragraphs>14</Paragraphs>
  <ScaleCrop>false</ScaleCrop>
  <Company>Novant Health, Inc.</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Pattison, Nicholas</dc:creator>
  <cp:keywords/>
  <dc:description/>
  <cp:lastModifiedBy>Pattison, Nicholas</cp:lastModifiedBy>
  <cp:revision>372</cp:revision>
  <dcterms:created xsi:type="dcterms:W3CDTF">2026-07-08T19:58:00Z</dcterms:created>
  <dcterms:modified xsi:type="dcterms:W3CDTF">2026-07-09T15:51:00Z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0x010100242DFFCF6AE4E640AF3FB52BFDDBD969</vt:lpwstr>
  </property>
  <property fmtid="{D5CDD505-2E9C-101B-9397-08002B2CF9AE}" pid="3" name="MediaServiceImageTags">
    <vt:lpwstr/>
  </property>
</Properties>
</file>